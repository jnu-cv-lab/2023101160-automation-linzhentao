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5247B">
      <w:pPr>
        <w:jc w:val="center"/>
        <w:rPr>
          <w:rFonts w:eastAsia="楷体_GB2312"/>
          <w:b/>
          <w:sz w:val="44"/>
          <w:szCs w:val="44"/>
        </w:rPr>
      </w:pPr>
      <w:bookmarkStart w:id="0" w:name="heading_0"/>
      <w:r>
        <w:rPr>
          <w:rFonts w:eastAsia="楷体_GB2312"/>
          <w:b/>
          <w:sz w:val="44"/>
          <w:szCs w:val="44"/>
        </w:rPr>
        <w:t>暨南大学本科实验报告专用纸</w:t>
      </w:r>
    </w:p>
    <w:p w14:paraId="6ABBA9DC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计算机视觉实验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赵乘骥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成绩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</w:t>
      </w:r>
    </w:p>
    <w:p w14:paraId="57FA79D4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hint="eastAsia"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作业9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验证</w:t>
      </w:r>
      <w:r>
        <w:rPr>
          <w:rFonts w:eastAsia="楷体_GB2312"/>
          <w:sz w:val="28"/>
          <w:szCs w:val="28"/>
          <w:u w:val="single"/>
        </w:rPr>
        <w:t xml:space="preserve"> </w:t>
      </w:r>
    </w:p>
    <w:p w14:paraId="2AC5DD74">
      <w:pPr>
        <w:numPr>
          <w:ins w:id="0" w:author="MC SYSTEM" w:date="2006-06-11T14:06:00Z"/>
        </w:num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教108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  自动化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eastAsia="楷体_GB2312"/>
          <w:sz w:val="28"/>
          <w:szCs w:val="28"/>
        </w:rPr>
        <w:t xml:space="preserve">  </w:t>
      </w:r>
    </w:p>
    <w:p w14:paraId="11A0E0B1">
      <w:pPr>
        <w:spacing w:line="420" w:lineRule="exact"/>
        <w:ind w:left="280" w:hanging="280" w:hangingChars="100"/>
        <w:rPr>
          <w:rFonts w:hint="eastAsia"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学生姓名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林振涛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2023101160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实验时间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2026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年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5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22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日</w:t>
      </w:r>
      <w:r>
        <w:rPr>
          <w:rFonts w:hint="eastAsia" w:eastAsia="楷体_GB2312"/>
          <w:sz w:val="28"/>
          <w:szCs w:val="28"/>
        </w:rPr>
        <w:t xml:space="preserve"> </w:t>
      </w:r>
    </w:p>
    <w:p w14:paraId="4493F955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32"/>
        </w:rPr>
        <w:t>一、实验目的</w:t>
      </w:r>
      <w:bookmarkEnd w:id="0"/>
    </w:p>
    <w:p w14:paraId="6608D327">
      <w:pPr>
        <w:spacing w:before="120" w:after="120" w:line="288" w:lineRule="auto"/>
        <w:ind w:left="0" w:firstLine="440" w:firstLineChars="2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本实验基于 MNIST 手写数字数据集，对基础 CNN 模型进行复用与拓展，通过对比不同优化器、学习率的训练效果，结合卷积核与特征图可视化、错误样本分析、混淆矩阵等方法，深入理解 CNN 的训练过程、特征提取机制与模型泛化能力。</w:t>
      </w:r>
    </w:p>
    <w:p w14:paraId="01257E1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FA08440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1" w:name="heading_1"/>
      <w:r>
        <w:rPr>
          <w:rFonts w:hint="default" w:ascii="Times New Roman" w:hAnsi="Times New Roman" w:eastAsia="宋体" w:cs="Times New Roman"/>
          <w:b/>
          <w:sz w:val="32"/>
        </w:rPr>
        <w:t>二、实验环境与模型</w:t>
      </w:r>
      <w:bookmarkEnd w:id="1"/>
    </w:p>
    <w:p w14:paraId="6A75A14C">
      <w:pPr>
        <w:numPr>
          <w:numId w:val="0"/>
        </w:numPr>
        <w:spacing w:before="120" w:after="120" w:line="288" w:lineRule="auto"/>
        <w:ind w:firstLine="221" w:firstLineChars="1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数据集</w:t>
      </w:r>
      <w:r>
        <w:rPr>
          <w:rFonts w:hint="default" w:ascii="Times New Roman" w:hAnsi="Times New Roman" w:eastAsia="宋体" w:cs="Times New Roman"/>
          <w:sz w:val="22"/>
        </w:rPr>
        <w:t>：MNIST 手写数字数据集（28×28 灰度图，10 个类别）</w:t>
      </w:r>
    </w:p>
    <w:p w14:paraId="307A3142">
      <w:pPr>
        <w:numPr>
          <w:numId w:val="0"/>
        </w:numPr>
        <w:spacing w:before="120" w:after="120" w:line="288" w:lineRule="auto"/>
        <w:ind w:firstLine="221" w:firstLineChars="1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模型结构</w:t>
      </w:r>
      <w:r>
        <w:rPr>
          <w:rFonts w:hint="default" w:ascii="Times New Roman" w:hAnsi="Times New Roman" w:eastAsia="宋体" w:cs="Times New Roman"/>
          <w:sz w:val="22"/>
        </w:rPr>
        <w:t>：复用之前的基础 CNN 模型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7B3B9F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65C48">
            <w:pPr>
              <w:spacing w:before="120" w:after="120" w:line="288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t>python</w:t>
            </w: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BaseCNN(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Conv1(1→16, 3×3) → ReLU → MaxPool2d(2,2)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Conv2(16→32, 3×3) → ReLU → MaxPool2d(2,2)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Linear(32×7×7 → 128) → ReLU → Linear(128→10)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)</w:t>
            </w:r>
          </w:p>
        </w:tc>
      </w:tr>
    </w:tbl>
    <w:p w14:paraId="0A540178">
      <w:pPr>
        <w:numPr>
          <w:numId w:val="0"/>
        </w:numPr>
        <w:spacing w:before="120" w:after="120" w:line="288" w:lineRule="auto"/>
        <w:ind w:firstLine="221" w:firstLineChars="1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训练设置</w:t>
      </w:r>
      <w:r>
        <w:rPr>
          <w:rFonts w:hint="default" w:ascii="Times New Roman" w:hAnsi="Times New Roman" w:eastAsia="宋体" w:cs="Times New Roman"/>
          <w:sz w:val="22"/>
        </w:rPr>
        <w:t>：Batch Size=64，Epochs=5，损失函数为交叉熵损失</w:t>
      </w:r>
    </w:p>
    <w:p w14:paraId="62A7405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36A7F7A0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2" w:name="heading_2"/>
      <w:r>
        <w:rPr>
          <w:rFonts w:hint="default" w:ascii="Times New Roman" w:hAnsi="Times New Roman" w:eastAsia="宋体" w:cs="Times New Roman"/>
          <w:b/>
          <w:sz w:val="32"/>
        </w:rPr>
        <w:t>三、实验任务与结果</w:t>
      </w:r>
      <w:bookmarkEnd w:id="2"/>
    </w:p>
    <w:p w14:paraId="38FA11E2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3" w:name="heading_3"/>
      <w:r>
        <w:rPr>
          <w:rFonts w:hint="default" w:ascii="Times New Roman" w:hAnsi="Times New Roman" w:eastAsia="宋体" w:cs="Times New Roman"/>
          <w:b/>
          <w:sz w:val="30"/>
        </w:rPr>
        <w:t>任务 1：复用 CNN 模型训练</w:t>
      </w:r>
      <w:bookmarkEnd w:id="3"/>
    </w:p>
    <w:p w14:paraId="7DC62260">
      <w:pPr>
        <w:numPr>
          <w:numId w:val="0"/>
        </w:numPr>
        <w:spacing w:before="120" w:after="120" w:line="288" w:lineRule="auto"/>
        <w:ind w:firstLine="210" w:firstLineChars="100"/>
        <w:jc w:val="left"/>
        <w:rPr>
          <w:rFonts w:hint="default" w:ascii="Times New Roman" w:hAnsi="Times New Roman" w:eastAsia="宋体" w:cs="Times New Roman"/>
          <w:sz w:val="22"/>
        </w:rPr>
      </w:pPr>
      <w:r>
        <w:drawing>
          <wp:inline distT="0" distB="0" distL="114300" distR="114300">
            <wp:extent cx="4886325" cy="1711960"/>
            <wp:effectExtent l="0" t="0" r="317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71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955B0">
      <w:pPr>
        <w:numPr>
          <w:numId w:val="0"/>
        </w:numPr>
        <w:spacing w:before="120" w:after="120" w:line="288" w:lineRule="auto"/>
        <w:ind w:firstLine="220" w:firstLineChars="1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模型结构保持不变，重新训练过程稳定，训练准确率从第 1 轮的 97.92% 提升至第 5 轮的 98.68%，验证准确率同步上升，测试集最终准确率为</w:t>
      </w:r>
      <w:r>
        <w:rPr>
          <w:rFonts w:hint="default" w:ascii="Times New Roman" w:hAnsi="Times New Roman" w:eastAsia="宋体" w:cs="Times New Roman"/>
          <w:b/>
          <w:sz w:val="22"/>
        </w:rPr>
        <w:t>98.83%</w:t>
      </w:r>
      <w:r>
        <w:rPr>
          <w:rFonts w:hint="default" w:ascii="Times New Roman" w:hAnsi="Times New Roman" w:eastAsia="宋体" w:cs="Times New Roman"/>
          <w:sz w:val="22"/>
        </w:rPr>
        <w:t>，模型收敛良好，无明显过拟合现象。</w:t>
      </w:r>
    </w:p>
    <w:p w14:paraId="0525F990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  <w:b/>
          <w:sz w:val="30"/>
        </w:rPr>
      </w:pPr>
      <w:bookmarkStart w:id="4" w:name="heading_4"/>
      <w:r>
        <w:rPr>
          <w:rFonts w:hint="default" w:ascii="Times New Roman" w:hAnsi="Times New Roman" w:eastAsia="宋体" w:cs="Times New Roman"/>
          <w:b/>
          <w:sz w:val="30"/>
        </w:rPr>
        <w:t>任务 2：优化器对比</w:t>
      </w:r>
      <w:bookmarkEnd w:id="4"/>
    </w:p>
    <w:p w14:paraId="29E3C5E9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  <w:b/>
          <w:sz w:val="30"/>
        </w:rPr>
      </w:pPr>
      <w:r>
        <w:drawing>
          <wp:inline distT="0" distB="0" distL="114300" distR="114300">
            <wp:extent cx="5000625" cy="6355080"/>
            <wp:effectExtent l="0" t="0" r="317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635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C6593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B30E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优化器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C07D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学习率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B50C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测试准确率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4415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训练特点</w:t>
            </w:r>
          </w:p>
        </w:tc>
      </w:tr>
      <w:tr w14:paraId="3AF727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DF9D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SGD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3BC2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E15D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98.89%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7ECE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训练稳定，收敛速度中等</w:t>
            </w:r>
          </w:p>
        </w:tc>
      </w:tr>
      <w:tr w14:paraId="6DB5EC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288A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SGD+Momentum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8E43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61DB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97.82%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9079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初期震荡较大，最终准确率略低</w:t>
            </w:r>
          </w:p>
        </w:tc>
      </w:tr>
      <w:tr w14:paraId="709270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6F7A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Adam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31A3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0.001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C570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98.58%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ECED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收敛速度快，过程更平滑</w:t>
            </w:r>
          </w:p>
        </w:tc>
      </w:tr>
    </w:tbl>
    <w:p w14:paraId="27B73F2B">
      <w:pPr>
        <w:numPr>
          <w:numId w:val="0"/>
        </w:numPr>
        <w:spacing w:before="120" w:after="120" w:line="288" w:lineRule="auto"/>
        <w:ind w:firstLine="221" w:firstLineChars="1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分析</w:t>
      </w:r>
      <w:r>
        <w:rPr>
          <w:rFonts w:hint="default" w:ascii="Times New Roman" w:hAnsi="Times New Roman" w:eastAsia="宋体" w:cs="Times New Roman"/>
          <w:sz w:val="22"/>
        </w:rPr>
        <w:t>：本实验中 SGD（lr=0.1）表现略优，但 Adam 的训练曲线更稳定；带动量的 SGD 因参数设置问题收敛效果不佳。实际应用中 Adam 对学习率更鲁棒，更适合大多数场景。</w:t>
      </w:r>
    </w:p>
    <w:p w14:paraId="10DAEC28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  <w:b/>
          <w:sz w:val="30"/>
        </w:rPr>
      </w:pPr>
      <w:bookmarkStart w:id="5" w:name="heading_5"/>
      <w:r>
        <w:rPr>
          <w:rFonts w:hint="default" w:ascii="Times New Roman" w:hAnsi="Times New Roman" w:eastAsia="宋体" w:cs="Times New Roman"/>
          <w:b/>
          <w:sz w:val="30"/>
        </w:rPr>
        <w:t>任务 3：学习率对比（Adam 优化器）</w:t>
      </w:r>
      <w:bookmarkEnd w:id="5"/>
    </w:p>
    <w:p w14:paraId="7898C515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  <w:b/>
          <w:sz w:val="30"/>
        </w:rPr>
      </w:pPr>
      <w:r>
        <w:drawing>
          <wp:inline distT="0" distB="0" distL="114300" distR="114300">
            <wp:extent cx="4914900" cy="658368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658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4B939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48DE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学习率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79E7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训练结果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70DF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表现说明</w:t>
            </w:r>
          </w:p>
        </w:tc>
      </w:tr>
      <w:tr w14:paraId="4E0598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48AE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4450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测试准确率 10.32%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854B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学习率过大，模型不收敛，训练 / 验证准确率维持在随机水平</w:t>
            </w:r>
          </w:p>
        </w:tc>
      </w:tr>
      <w:tr w14:paraId="5DE9A4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DAEB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0.01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A4A1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测试准确率 11.35%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9BD6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学习率仍偏大，参数更新震荡严重，无法有效学习特征</w:t>
            </w:r>
          </w:p>
        </w:tc>
      </w:tr>
      <w:tr w14:paraId="12AEBE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6508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0.001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6639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测试准确率 98.83%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9B3D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学习率适中，模型快速收敛，准确率稳定提升</w:t>
            </w:r>
          </w:p>
        </w:tc>
      </w:tr>
    </w:tbl>
    <w:p w14:paraId="10C21967">
      <w:pPr>
        <w:numPr>
          <w:numId w:val="0"/>
        </w:numPr>
        <w:spacing w:before="120" w:after="120" w:line="288" w:lineRule="auto"/>
        <w:ind w:firstLine="221" w:firstLineChars="1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分析</w:t>
      </w:r>
      <w:r>
        <w:rPr>
          <w:rFonts w:hint="default" w:ascii="Times New Roman" w:hAnsi="Times New Roman" w:eastAsia="宋体" w:cs="Times New Roman"/>
          <w:sz w:val="22"/>
        </w:rPr>
        <w:t>：学习率对模型训练至关重要，过大的学习率会导致参数无法收敛，过小则训练缓慢。本实验中</w:t>
      </w:r>
      <w:r>
        <w:rPr>
          <w:rFonts w:hint="default" w:ascii="Times New Roman" w:hAnsi="Times New Roman" w:eastAsia="宋体" w:cs="Times New Roman"/>
          <w:b/>
          <w:sz w:val="22"/>
        </w:rPr>
        <w:t>0.001</w:t>
      </w:r>
      <w:r>
        <w:rPr>
          <w:rFonts w:hint="default" w:ascii="Times New Roman" w:hAnsi="Times New Roman" w:eastAsia="宋体" w:cs="Times New Roman"/>
          <w:sz w:val="22"/>
        </w:rPr>
        <w:t>是 Adam 优化器的最优选择。</w:t>
      </w:r>
    </w:p>
    <w:p w14:paraId="3E2728A9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  <w:b/>
          <w:sz w:val="30"/>
        </w:rPr>
      </w:pPr>
      <w:bookmarkStart w:id="6" w:name="heading_6"/>
      <w:r>
        <w:rPr>
          <w:rFonts w:hint="default" w:ascii="Times New Roman" w:hAnsi="Times New Roman" w:eastAsia="宋体" w:cs="Times New Roman"/>
          <w:b/>
          <w:sz w:val="30"/>
        </w:rPr>
        <w:t>任务 4：卷积核可视化</w:t>
      </w:r>
      <w:bookmarkEnd w:id="6"/>
    </w:p>
    <w:p w14:paraId="3C202B7F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  <w:b/>
          <w:sz w:val="30"/>
        </w:rPr>
      </w:pPr>
      <w:r>
        <w:drawing>
          <wp:inline distT="0" distB="0" distL="114300" distR="114300">
            <wp:extent cx="5269865" cy="2066925"/>
            <wp:effectExtent l="0" t="0" r="63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F68BA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观察</w:t>
      </w:r>
      <w:r>
        <w:rPr>
          <w:rFonts w:hint="default" w:ascii="Times New Roman" w:hAnsi="Times New Roman" w:eastAsia="宋体" w:cs="Times New Roman"/>
          <w:sz w:val="22"/>
        </w:rPr>
        <w:t>：第一层卷积核呈现出明显的边缘检测特征，部分核捕捉水平 / 垂直边缘，部分核响应斜向纹理，说明模型通过训练自动学习了数字的基础轮廓特征。</w:t>
      </w:r>
    </w:p>
    <w:p w14:paraId="76F2A40A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原理</w:t>
      </w:r>
      <w:r>
        <w:rPr>
          <w:rFonts w:hint="default" w:ascii="Times New Roman" w:hAnsi="Times New Roman" w:eastAsia="宋体" w:cs="Times New Roman"/>
          <w:sz w:val="22"/>
        </w:rPr>
        <w:t>：卷积核通过反向传播不断更新参数，从随机初始化逐步优化为能提取图像低级特征的算子，为后续网络层的高级特征提取奠定基础。</w:t>
      </w:r>
    </w:p>
    <w:p w14:paraId="0B6D0B95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  <w:b/>
          <w:sz w:val="30"/>
        </w:rPr>
      </w:pPr>
      <w:bookmarkStart w:id="7" w:name="heading_7"/>
      <w:r>
        <w:rPr>
          <w:rFonts w:hint="default" w:ascii="Times New Roman" w:hAnsi="Times New Roman" w:eastAsia="宋体" w:cs="Times New Roman"/>
          <w:b/>
          <w:sz w:val="30"/>
        </w:rPr>
        <w:t>任务 5：Feature Map 可视化</w:t>
      </w:r>
      <w:bookmarkEnd w:id="7"/>
    </w:p>
    <w:p w14:paraId="3CF44113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  <w:b/>
          <w:sz w:val="30"/>
        </w:rPr>
      </w:pPr>
      <w:r>
        <w:drawing>
          <wp:inline distT="0" distB="0" distL="114300" distR="114300">
            <wp:extent cx="5269230" cy="1272540"/>
            <wp:effectExtent l="0" t="0" r="127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3F7BF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观察</w:t>
      </w:r>
      <w:r>
        <w:rPr>
          <w:rFonts w:hint="default" w:ascii="Times New Roman" w:hAnsi="Times New Roman" w:eastAsia="宋体" w:cs="Times New Roman"/>
          <w:sz w:val="22"/>
        </w:rPr>
        <w:t>：同一输入图像（数字 7）经过不同卷积核后，特征图对图像的不同区域产生响应：部分特征图高亮数字的边缘轮廓，部分则强化笔画的主干部分，清晰展示了不同卷积核提取的差异化特征。</w:t>
      </w:r>
    </w:p>
    <w:p w14:paraId="791ECBA4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说明</w:t>
      </w:r>
      <w:r>
        <w:rPr>
          <w:rFonts w:hint="default" w:ascii="Times New Roman" w:hAnsi="Times New Roman" w:eastAsia="宋体" w:cs="Times New Roman"/>
          <w:sz w:val="22"/>
        </w:rPr>
        <w:t>：卷积层通过多个核并行提取不同特征，后续网络层将这些低级特征组合为更抽象的数字表示，最终完成分类。</w:t>
      </w:r>
    </w:p>
    <w:p w14:paraId="08B74178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  <w:b/>
          <w:sz w:val="30"/>
        </w:rPr>
      </w:pPr>
      <w:bookmarkStart w:id="8" w:name="heading_8"/>
      <w:r>
        <w:rPr>
          <w:rFonts w:hint="default" w:ascii="Times New Roman" w:hAnsi="Times New Roman" w:eastAsia="宋体" w:cs="Times New Roman"/>
          <w:b/>
          <w:sz w:val="30"/>
        </w:rPr>
        <w:t>任务 6：错误分类样本分析</w:t>
      </w:r>
      <w:bookmarkEnd w:id="8"/>
    </w:p>
    <w:p w14:paraId="5714EC02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  <w:b/>
          <w:sz w:val="30"/>
        </w:rPr>
      </w:pPr>
      <w:r>
        <w:drawing>
          <wp:inline distT="0" distB="0" distL="114300" distR="114300">
            <wp:extent cx="5270500" cy="1325245"/>
            <wp:effectExtent l="0" t="0" r="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2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F82C1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易混淆类别</w:t>
      </w:r>
      <w:r>
        <w:rPr>
          <w:rFonts w:hint="default" w:ascii="Times New Roman" w:hAnsi="Times New Roman" w:eastAsia="宋体" w:cs="Times New Roman"/>
          <w:sz w:val="22"/>
        </w:rPr>
        <w:t>：3 与 8、4 与 9、6 与 0、2 与 7 等形态相似的数字最容易被混淆，例如 3 被误判为 8、4 被误判为 9。</w:t>
      </w:r>
    </w:p>
    <w:p w14:paraId="2E93956D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错误原因</w:t>
      </w:r>
      <w:r>
        <w:rPr>
          <w:rFonts w:hint="default" w:ascii="Times New Roman" w:hAnsi="Times New Roman" w:eastAsia="宋体" w:cs="Times New Roman"/>
          <w:sz w:val="22"/>
        </w:rPr>
        <w:t>：部分样本书写不规范、笔画模糊，导致模型难以区分相似形态；同时训练集中的极端样本较少，模型对这些特殊形态的泛化能力不足。</w:t>
      </w:r>
    </w:p>
    <w:p w14:paraId="3B779384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改进方向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1C7370C4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sz w:val="22"/>
        </w:rPr>
        <w:t>数据增强：添加旋转、平移、噪声等变换，增加样本多样性</w:t>
      </w:r>
    </w:p>
    <w:p w14:paraId="530C790E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sz w:val="22"/>
        </w:rPr>
        <w:t>模型优化：加深网络或增加 Dropout 层，提升泛化能力</w:t>
      </w:r>
    </w:p>
    <w:p w14:paraId="4A961668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sz w:val="22"/>
        </w:rPr>
        <w:t>训练策略：调整学习率或增加训练轮数，让模型更充分学习</w:t>
      </w:r>
    </w:p>
    <w:p w14:paraId="06D9D0E4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  <w:b/>
          <w:sz w:val="30"/>
        </w:rPr>
      </w:pPr>
      <w:bookmarkStart w:id="9" w:name="heading_9"/>
      <w:r>
        <w:rPr>
          <w:rFonts w:hint="default" w:ascii="Times New Roman" w:hAnsi="Times New Roman" w:eastAsia="宋体" w:cs="Times New Roman"/>
          <w:b/>
          <w:sz w:val="30"/>
        </w:rPr>
        <w:t>任务 7：混淆矩阵分析</w:t>
      </w:r>
      <w:bookmarkEnd w:id="9"/>
    </w:p>
    <w:p w14:paraId="6975B0FF">
      <w:pPr>
        <w:spacing w:before="300" w:after="120" w:line="288" w:lineRule="auto"/>
        <w:ind w:left="0"/>
        <w:jc w:val="left"/>
        <w:outlineLvl w:val="2"/>
        <w:rPr>
          <w:rFonts w:hint="eastAsia" w:ascii="Times New Roman" w:hAnsi="Times New Roman" w:eastAsia="宋体" w:cs="Times New Roman"/>
          <w:b/>
          <w:sz w:val="30"/>
          <w:lang w:eastAsia="zh-CN"/>
        </w:rPr>
      </w:pPr>
      <w:r>
        <w:drawing>
          <wp:inline distT="0" distB="0" distL="114300" distR="114300">
            <wp:extent cx="5264785" cy="3559175"/>
            <wp:effectExtent l="0" t="0" r="571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55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73C5F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sz w:val="22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b/>
          <w:sz w:val="22"/>
        </w:rPr>
        <w:t>对角线元素</w:t>
      </w:r>
      <w:r>
        <w:rPr>
          <w:rFonts w:hint="default" w:ascii="Times New Roman" w:hAnsi="Times New Roman" w:eastAsia="宋体" w:cs="Times New Roman"/>
          <w:sz w:val="22"/>
        </w:rPr>
        <w:t>：代表每个类别的正确分类数量，数值越高说明该类别识别越准确，如数字 1、0 的对角线数值明显高于其他类别。</w:t>
      </w:r>
    </w:p>
    <w:p w14:paraId="243837A6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sz w:val="22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b/>
          <w:sz w:val="22"/>
        </w:rPr>
        <w:t>非对角线元素</w:t>
      </w:r>
      <w:r>
        <w:rPr>
          <w:rFonts w:hint="default" w:ascii="Times New Roman" w:hAnsi="Times New Roman" w:eastAsia="宋体" w:cs="Times New Roman"/>
          <w:sz w:val="22"/>
        </w:rPr>
        <w:t>：代表类别间的混淆情况，数值越高说明两个类别越容易被误判，如数字 3 与 8、4 与 9 之间的混淆较为明显。</w:t>
      </w:r>
    </w:p>
    <w:p w14:paraId="3F7C52D2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sz w:val="22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b/>
          <w:sz w:val="22"/>
        </w:rPr>
        <w:t>最易混淆类别</w:t>
      </w:r>
      <w:r>
        <w:rPr>
          <w:rFonts w:hint="default" w:ascii="Times New Roman" w:hAnsi="Times New Roman" w:eastAsia="宋体" w:cs="Times New Roman"/>
          <w:sz w:val="22"/>
        </w:rPr>
        <w:t>：3 与 8、4 与 9 的混淆程度最高，与错误样本分析结果一致，验证了模型对相似形态数字的区分能力仍有提升空间。</w:t>
      </w:r>
    </w:p>
    <w:p w14:paraId="34D43AA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78209A94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10" w:name="heading_10"/>
      <w:r>
        <w:rPr>
          <w:rFonts w:hint="default" w:ascii="Times New Roman" w:hAnsi="Times New Roman" w:eastAsia="宋体" w:cs="Times New Roman"/>
          <w:b/>
          <w:sz w:val="32"/>
        </w:rPr>
        <w:t>四、实验总结</w:t>
      </w:r>
      <w:bookmarkEnd w:id="10"/>
    </w:p>
    <w:p w14:paraId="4AB049FF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sz w:val="22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b/>
          <w:sz w:val="22"/>
        </w:rPr>
        <w:t>模型性能</w:t>
      </w:r>
      <w:r>
        <w:rPr>
          <w:rFonts w:hint="default" w:ascii="Times New Roman" w:hAnsi="Times New Roman" w:eastAsia="宋体" w:cs="Times New Roman"/>
          <w:sz w:val="22"/>
        </w:rPr>
        <w:t>：基础 CNN 模型在 MNIST 数据集上表现优异，测试准确率可达 98.83%，能有效提取数字特征并完成分类。</w:t>
      </w:r>
    </w:p>
    <w:p w14:paraId="755BA783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sz w:val="22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b/>
          <w:sz w:val="22"/>
        </w:rPr>
        <w:t>超参数影响</w:t>
      </w:r>
      <w:r>
        <w:rPr>
          <w:rFonts w:hint="default" w:ascii="Times New Roman" w:hAnsi="Times New Roman" w:eastAsia="宋体" w:cs="Times New Roman"/>
          <w:sz w:val="22"/>
        </w:rPr>
        <w:t>：优化器和学习率对训练效果影响显著，合适的学习率（如 Adam 的 0.001）是模型收敛的关键。</w:t>
      </w:r>
    </w:p>
    <w:p w14:paraId="42648B0B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sz w:val="22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b/>
          <w:sz w:val="22"/>
        </w:rPr>
        <w:t>特征提取机制</w:t>
      </w:r>
      <w:r>
        <w:rPr>
          <w:rFonts w:hint="default" w:ascii="Times New Roman" w:hAnsi="Times New Roman" w:eastAsia="宋体" w:cs="Times New Roman"/>
          <w:sz w:val="22"/>
        </w:rPr>
        <w:t>：卷积核与特征图可视化清晰展示了 CNN 的层级特征提取过程，模型从边缘、纹理等低级特征逐步构建数字的抽象表示。</w:t>
      </w:r>
    </w:p>
    <w:p w14:paraId="639D72F0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sz w:val="22"/>
          <w:lang w:val="en-US" w:eastAsia="zh-CN"/>
        </w:rPr>
        <w:t>4.</w:t>
      </w:r>
      <w:bookmarkStart w:id="11" w:name="_GoBack"/>
      <w:bookmarkEnd w:id="11"/>
      <w:r>
        <w:rPr>
          <w:rFonts w:hint="default" w:ascii="Times New Roman" w:hAnsi="Times New Roman" w:eastAsia="宋体" w:cs="Times New Roman"/>
          <w:b/>
          <w:sz w:val="22"/>
        </w:rPr>
        <w:t>改进方向</w:t>
      </w:r>
      <w:r>
        <w:rPr>
          <w:rFonts w:hint="default" w:ascii="Times New Roman" w:hAnsi="Times New Roman" w:eastAsia="宋体" w:cs="Times New Roman"/>
          <w:sz w:val="22"/>
        </w:rPr>
        <w:t>：通过数据增强、模型加深、正则化等方法，可进一步降低相似数字的混淆率，提升模型泛化能力。</w:t>
      </w:r>
    </w:p>
    <w:p w14:paraId="306E2CA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2AD8DDEC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AFADE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CDE2CA"/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E711E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microsoft.com/office/2011/relationships/people" Target="people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1548</Words>
  <Characters>1833</Characters>
  <TotalTime>2</TotalTime>
  <ScaleCrop>false</ScaleCrop>
  <LinksUpToDate>false</LinksUpToDate>
  <CharactersWithSpaces>1946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2026-05-28T08:08:00Z</dcterms:created>
  <dc:creator>Apache POI</dc:creator>
  <cp:lastModifiedBy>大風聽莪説</cp:lastModifiedBy>
  <dcterms:modified xsi:type="dcterms:W3CDTF">2026-05-28T08:16:11Z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{"Label":"1","ContentProducer":"001191110102MACQD9K64010000","ProduceID":"7644851608148659394","ReservedCode1":"","ContentPropagator":"","PropagateID":"","ReservedCode2":""}</vt:lpwstr>
  </property>
  <property fmtid="{D5CDD505-2E9C-101B-9397-08002B2CF9AE}" pid="3" name="KSOTemplateDocerSaveRecord">
    <vt:lpwstr>eyJoZGlkIjoiZGY1YTM2NzE3MzUyMDUyMTA0ZWI5MGU5NWNhNTBhNzciLCJ1c2VySWQiOiI3MzgwNjY3NTYifQ==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1260199A1D064252BE0304AB2D13AC1F_12</vt:lpwstr>
  </property>
</Properties>
</file>