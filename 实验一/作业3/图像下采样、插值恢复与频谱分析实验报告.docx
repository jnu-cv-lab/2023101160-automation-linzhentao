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6ABBA9DC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成绩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</w:t>
      </w:r>
    </w:p>
    <w:p w14:paraId="57FA79D4">
      <w:pPr>
        <w:spacing w:line="420" w:lineRule="exact"/>
        <w:rPr>
          <w:rFonts w:eastAsia="楷体_GB2312"/>
          <w:sz w:val="28"/>
          <w:szCs w:val="28"/>
        </w:rPr>
      </w:pPr>
      <w:r>
        <w:rPr>
          <w:rFonts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作业3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验证</w:t>
      </w:r>
      <w:r>
        <w:rPr>
          <w:rFonts w:eastAsia="楷体_GB2312"/>
          <w:sz w:val="28"/>
          <w:szCs w:val="28"/>
          <w:u w:val="single"/>
        </w:rPr>
        <w:t xml:space="preserve"> </w:t>
      </w:r>
    </w:p>
    <w:p w14:paraId="2AC5DD74">
      <w:pPr>
        <w:numPr>
          <w:ins w:id="0" w:author="MC SYSTEM" w:date="2006-06-11T14:06:00Z"/>
        </w:numPr>
        <w:spacing w:line="420" w:lineRule="exact"/>
        <w:rPr>
          <w:rFonts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   自动化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eastAsia="楷体_GB2312"/>
          <w:sz w:val="28"/>
          <w:szCs w:val="28"/>
        </w:rPr>
        <w:t xml:space="preserve">  </w:t>
      </w:r>
    </w:p>
    <w:p w14:paraId="11A0E0B1">
      <w:pPr>
        <w:spacing w:line="420" w:lineRule="exact"/>
        <w:ind w:left="280" w:hanging="280" w:hangingChars="100"/>
        <w:rPr>
          <w:rFonts w:hint="eastAsia" w:eastAsia="楷体_GB2312"/>
          <w:sz w:val="28"/>
          <w:szCs w:val="28"/>
          <w:u w:val="single"/>
        </w:rPr>
      </w:pPr>
      <w:r>
        <w:rPr>
          <w:rFonts w:eastAsia="楷体_GB2312"/>
          <w:sz w:val="28"/>
          <w:szCs w:val="28"/>
        </w:rPr>
        <w:t>学生姓名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 林振涛 </w:t>
      </w:r>
      <w:r>
        <w:rPr>
          <w:rFonts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2023101160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实验时间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2026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4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3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</w:rPr>
        <w:t xml:space="preserve"> </w:t>
      </w:r>
    </w:p>
    <w:p w14:paraId="692E26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DC108A9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2568755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掌握图像下采样原理、高斯平滑等滤波方式，理解下采样过程中的混叠现象及抗混叠滤波的作用。</w:t>
      </w:r>
    </w:p>
    <w:p w14:paraId="7C89320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学习最近邻内插、双线性内插、双三次内插等图像恢复方法的原理与实现。</w:t>
      </w:r>
    </w:p>
    <w:p w14:paraId="15FDF0B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掌握 MSE（均方误差）与 PSNR（峰值信噪比）的计算方法，实现对原图与恢复图的定量比较。</w:t>
      </w:r>
    </w:p>
    <w:p w14:paraId="6AFACCE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理解图像二维傅里叶变换原理，掌握频谱中心化、对数幅度谱的显示方法，分析不同处理阶段的频谱特点与高频成分差异。</w:t>
      </w:r>
    </w:p>
    <w:p w14:paraId="64187BC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理解二维离散余弦变换（DCT）原理，掌握 DCT 能量分布的物理意义，学会用 DCT 分析原图与不同恢复方法的能量分布差异。</w:t>
      </w:r>
    </w:p>
    <w:p w14:paraId="38EA8F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81C0B6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二、实验原理</w:t>
      </w:r>
      <w:bookmarkEnd w:id="1"/>
    </w:p>
    <w:p w14:paraId="349CE40E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1. 图像下采样与抗混叠滤波</w:t>
      </w:r>
      <w:bookmarkEnd w:id="2"/>
    </w:p>
    <w:p w14:paraId="6F8533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图像下采样是将原始图像按比例缩小的操作，本质是对图像进行降采样。根据奈奎斯特采样定理，直接下采样会因采样率不足，导致图像中的高频分量发生</w:t>
      </w:r>
      <w:r>
        <w:rPr>
          <w:rFonts w:ascii="Arial" w:hAnsi="Arial" w:eastAsia="等线" w:cs="Arial"/>
          <w:b/>
          <w:sz w:val="22"/>
        </w:rPr>
        <w:t>混叠</w:t>
      </w:r>
      <w:r>
        <w:rPr>
          <w:rFonts w:ascii="Arial" w:hAnsi="Arial" w:eastAsia="等线" w:cs="Arial"/>
          <w:sz w:val="22"/>
        </w:rPr>
        <w:t>，在恢复时产生锯齿、块效应等失真。因此需要在采样前进行</w:t>
      </w:r>
      <w:r>
        <w:rPr>
          <w:rFonts w:ascii="Arial" w:hAnsi="Arial" w:eastAsia="等线" w:cs="Arial"/>
          <w:b/>
          <w:sz w:val="22"/>
        </w:rPr>
        <w:t>高斯平滑预滤波</w:t>
      </w:r>
      <w:r>
        <w:rPr>
          <w:rFonts w:ascii="Arial" w:hAnsi="Arial" w:eastAsia="等线" w:cs="Arial"/>
          <w:sz w:val="22"/>
        </w:rPr>
        <w:t>，滤除图像中的高频分量，避免混叠，保证下采样后图像的质量。</w:t>
      </w:r>
    </w:p>
    <w:p w14:paraId="14DFD162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2. 图像插值恢复原理</w:t>
      </w:r>
      <w:bookmarkEnd w:id="3"/>
    </w:p>
    <w:p w14:paraId="079F5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插值恢复是将缩小后的图像放大回原始尺寸的操作，核心是通过已知像素估计未知像素值：</w:t>
      </w:r>
    </w:p>
    <w:p w14:paraId="24463FC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最近邻内插</w:t>
      </w:r>
      <w:r>
        <w:rPr>
          <w:rFonts w:ascii="Arial" w:hAnsi="Arial" w:eastAsia="等线" w:cs="Arial"/>
          <w:sz w:val="22"/>
        </w:rPr>
        <w:t>：直接取距离目标点最近的像素值，计算量最小，但会产生明显的块效应和锯齿失真；</w:t>
      </w:r>
    </w:p>
    <w:p w14:paraId="1D4FF48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双线性内插</w:t>
      </w:r>
      <w:r>
        <w:rPr>
          <w:rFonts w:ascii="Arial" w:hAnsi="Arial" w:eastAsia="等线" w:cs="Arial"/>
          <w:sz w:val="22"/>
        </w:rPr>
        <w:t>：利用邻域 4 个像素的加权平均估计新像素，具有平滑效果，块效应弱于最近邻；</w:t>
      </w:r>
    </w:p>
    <w:p w14:paraId="6967A66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双三次内插</w:t>
      </w:r>
      <w:r>
        <w:rPr>
          <w:rFonts w:ascii="Arial" w:hAnsi="Arial" w:eastAsia="等线" w:cs="Arial"/>
          <w:sz w:val="22"/>
        </w:rPr>
        <w:t>：利用邻域 16 个像素的三次多项式插值，拟合效果更精准，边缘更平滑，视觉效果最优。</w:t>
      </w:r>
    </w:p>
    <w:p w14:paraId="79C37FDD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3. MSE 与 PSNR 评价指标</w:t>
      </w:r>
      <w:bookmarkEnd w:id="4"/>
    </w:p>
    <w:p w14:paraId="5BC3D71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1.</w:t>
      </w:r>
      <w:r>
        <w:rPr>
          <w:rFonts w:ascii="Arial" w:hAnsi="Arial" w:eastAsia="等线" w:cs="Arial"/>
          <w:b/>
          <w:sz w:val="22"/>
        </w:rPr>
        <w:t>均方误差（MSE）</w:t>
      </w:r>
      <w:r>
        <w:rPr>
          <w:rFonts w:ascii="Arial" w:hAnsi="Arial" w:eastAsia="等线" w:cs="Arial"/>
          <w:sz w:val="22"/>
        </w:rPr>
        <w:t>：衡量恢复图与原图的像素差异，公式为：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MSE=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H×W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i=0</m:t>
              </m:r>
            </m:sub>
            <m:sup>
              <m:r>
                <m:rPr/>
                <w:rPr>
                  <w:rFonts w:ascii="Cambria Math" w:hAnsi="Cambria Math"/>
                </w:rPr>
                <m:t>H−1</m:t>
              </m:r>
            </m:sup>
            <m:e/>
          </m:nary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j=0</m:t>
              </m:r>
            </m:sub>
            <m:sup>
              <m:r>
                <m:rPr/>
                <w:rPr>
                  <w:rFonts w:ascii="Cambria Math" w:hAnsi="Cambria Math"/>
                </w:rPr>
                <m:t>W−1</m:t>
              </m:r>
            </m:sup>
            <m:e/>
          </m:nary>
          <m:r>
            <m:rPr/>
            <w:rPr>
              <w:rFonts w:ascii="Cambria Math" w:hAnsi="Cambria Math"/>
            </w:rPr>
            <m:t>(I(i,j)−</m:t>
          </m:r>
          <m:limUpp>
            <m:limUppPr/>
            <m:e>
              <m:r>
                <m:rPr/>
                <w:rPr>
                  <w:rFonts w:ascii="Cambria Math" w:hAnsi="Cambria Math"/>
                </w:rPr>
                <m:t>I</m:t>
              </m:r>
            </m:e>
            <m:lim>
              <m:r>
                <m:rPr/>
                <w:rPr>
                  <w:rFonts w:ascii="Cambria Math" w:hAnsi="Cambria Math"/>
                </w:rPr>
                <m:t>^</m:t>
              </m:r>
            </m:lim>
          </m:limUpp>
          <m:r>
            <m:rPr/>
            <w:rPr>
              <w:rFonts w:ascii="Cambria Math" w:hAnsi="Cambria Math"/>
            </w:rPr>
            <m:t>(i,j)</m:t>
          </m:r>
          <m:sSup>
            <m:sSupPr/>
            <m:e>
              <m:r>
                <m:rPr/>
                <w:rPr>
                  <w:rFonts w:ascii="Cambria Math" w:hAnsi="Cambria Math"/>
                </w:rPr>
                <m:t>)</m:t>
              </m:r>
            </m:e>
            <m:sup>
              <m:r>
                <m:rPr/>
                <w:rPr>
                  <w:rFonts w:ascii="Cambria Math" w:hAnsi="Cambria Math"/>
                </w:rPr>
                <m:t>2</m:t>
              </m:r>
            </m:sup>
          </m:sSup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MSE 越小，恢复质量越好。</w:t>
      </w:r>
    </w:p>
    <w:p w14:paraId="2160ABC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2.</w:t>
      </w:r>
      <w:r>
        <w:rPr>
          <w:rFonts w:ascii="Arial" w:hAnsi="Arial" w:eastAsia="等线" w:cs="Arial"/>
          <w:b/>
          <w:sz w:val="22"/>
        </w:rPr>
        <w:t>峰值信噪比（PSNR）</w:t>
      </w:r>
      <w:r>
        <w:rPr>
          <w:rFonts w:ascii="Arial" w:hAnsi="Arial" w:eastAsia="等线" w:cs="Arial"/>
          <w:sz w:val="22"/>
        </w:rPr>
        <w:t>：基于 MSE 的客观评价指标，公式为：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PSNR=10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</m:e>
            <m:sub>
              <m:r>
                <m:rPr/>
                <w:rPr>
                  <w:rFonts w:ascii="Cambria Math" w:hAnsi="Cambria Math"/>
                </w:rPr>
                <m:t>10</m:t>
              </m:r>
            </m:sub>
          </m:sSub>
          <m:r>
            <m:rPr/>
            <w:rPr>
              <w:rFonts w:ascii="Cambria Math" w:hAnsi="Cambria Math"/>
            </w:rPr>
            <m:t>⁡(</m:t>
          </m:r>
          <m:f>
            <m:fPr/>
            <m:num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255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/>
                <w:rPr>
                  <w:rFonts w:ascii="Cambria Math" w:hAnsi="Cambria Math"/>
                </w:rPr>
                <m:t>MSE</m:t>
              </m:r>
            </m:den>
          </m:f>
          <m:r>
            <m:rPr/>
            <w:rPr>
              <w:rFonts w:ascii="Cambria Math" w:hAnsi="Cambria Math"/>
            </w:rPr>
            <m:t>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PSNR 越高，图像失真越小，恢复质量越好。</w:t>
      </w:r>
    </w:p>
    <w:p w14:paraId="450A7070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4. 二维傅里叶变换（FFT）与频谱分析</w:t>
      </w:r>
      <w:bookmarkEnd w:id="5"/>
    </w:p>
    <w:p w14:paraId="66CC6901">
      <w:pPr>
        <w:spacing w:before="120" w:after="120" w:line="288" w:lineRule="auto"/>
        <w:ind w:left="0" w:firstLine="220" w:firstLineChars="100"/>
        <w:jc w:val="left"/>
      </w:pPr>
      <w:r>
        <w:rPr>
          <w:rFonts w:ascii="Arial" w:hAnsi="Arial" w:eastAsia="等线" w:cs="Arial"/>
          <w:sz w:val="22"/>
        </w:rPr>
        <w:t>二维傅里叶变换将空间域图像投影到频率域，通过</w:t>
      </w:r>
      <w:r>
        <w:rPr>
          <w:rFonts w:ascii="Consolas" w:hAnsi="Consolas" w:eastAsia="Consolas" w:cs="Consolas"/>
          <w:sz w:val="22"/>
          <w:shd w:val="clear" w:fill="EFF0F1"/>
        </w:rPr>
        <w:t>fftshift</w:t>
      </w:r>
      <w:r>
        <w:rPr>
          <w:rFonts w:ascii="Arial" w:hAnsi="Arial" w:eastAsia="等线" w:cs="Arial"/>
          <w:sz w:val="22"/>
        </w:rPr>
        <w:t>将频谱中心移动到图像中心，取对数压缩动态范围后，可直观观察频率分布：</w:t>
      </w:r>
    </w:p>
    <w:p w14:paraId="3AE3A01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频谱中心为</w:t>
      </w:r>
      <w:r>
        <w:rPr>
          <w:rFonts w:ascii="Arial" w:hAnsi="Arial" w:eastAsia="等线" w:cs="Arial"/>
          <w:b/>
          <w:sz w:val="22"/>
        </w:rPr>
        <w:t>低频分量</w:t>
      </w:r>
      <w:r>
        <w:rPr>
          <w:rFonts w:ascii="Arial" w:hAnsi="Arial" w:eastAsia="等线" w:cs="Arial"/>
          <w:sz w:val="22"/>
        </w:rPr>
        <w:t>，对应图像的平滑区域、背景，能量集中；</w:t>
      </w:r>
    </w:p>
    <w:p w14:paraId="11CD690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频谱边缘为</w:t>
      </w:r>
      <w:r>
        <w:rPr>
          <w:rFonts w:ascii="Arial" w:hAnsi="Arial" w:eastAsia="等线" w:cs="Arial"/>
          <w:b/>
          <w:sz w:val="22"/>
        </w:rPr>
        <w:t>高频分量</w:t>
      </w:r>
      <w:r>
        <w:rPr>
          <w:rFonts w:ascii="Arial" w:hAnsi="Arial" w:eastAsia="等线" w:cs="Arial"/>
          <w:sz w:val="22"/>
        </w:rPr>
        <w:t>，对应图像的边缘、细节、噪声；</w:t>
      </w:r>
    </w:p>
    <w:p w14:paraId="655DE81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下采样会丢失高频分量，插值恢复会进一步平滑高频，导致频谱高频成分衰减。</w:t>
      </w:r>
    </w:p>
    <w:p w14:paraId="50D2725B">
      <w:pPr>
        <w:spacing w:before="300" w:after="120" w:line="288" w:lineRule="auto"/>
        <w:ind w:left="0"/>
        <w:jc w:val="left"/>
        <w:outlineLvl w:val="2"/>
      </w:pPr>
      <w:bookmarkStart w:id="6" w:name="heading_7"/>
      <w:r>
        <w:rPr>
          <w:rFonts w:ascii="Arial" w:hAnsi="Arial" w:eastAsia="等线" w:cs="Arial"/>
          <w:b/>
          <w:sz w:val="30"/>
        </w:rPr>
        <w:t>5. 二维离散余弦变换（DCT）与能量分布</w:t>
      </w:r>
      <w:bookmarkEnd w:id="6"/>
    </w:p>
    <w:p w14:paraId="428B4EB7">
      <w:pPr>
        <w:spacing w:before="120" w:after="120" w:line="288" w:lineRule="auto"/>
        <w:ind w:left="0" w:firstLine="220" w:firstLineChars="100"/>
        <w:jc w:val="left"/>
      </w:pPr>
      <w:r>
        <w:rPr>
          <w:rFonts w:ascii="Arial" w:hAnsi="Arial" w:eastAsia="等线" w:cs="Arial"/>
          <w:sz w:val="22"/>
        </w:rPr>
        <w:t>二维 DCT 是将图像投影到余弦基上的正交变换，核心特点是</w:t>
      </w:r>
      <w:r>
        <w:rPr>
          <w:rFonts w:ascii="Arial" w:hAnsi="Arial" w:eastAsia="等线" w:cs="Arial"/>
          <w:b/>
          <w:sz w:val="22"/>
        </w:rPr>
        <w:t>能量高度集中在低频区域</w:t>
      </w:r>
      <w:r>
        <w:rPr>
          <w:rFonts w:ascii="Arial" w:hAnsi="Arial" w:eastAsia="等线" w:cs="Arial"/>
          <w:sz w:val="22"/>
        </w:rPr>
        <w:t>：</w:t>
      </w:r>
    </w:p>
    <w:p w14:paraId="76F1BB6A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1.</w:t>
      </w:r>
      <w:r>
        <w:rPr>
          <w:rFonts w:ascii="Arial" w:hAnsi="Arial" w:eastAsia="等线" w:cs="Arial"/>
          <w:sz w:val="22"/>
        </w:rPr>
        <w:t>DCT 系数图中，左上角为低频区域，右下角为高频区域；</w:t>
      </w:r>
    </w:p>
    <w:p w14:paraId="70212037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图像的大部分能量集中在左上角低频区域，高频区域能量占比极低，这是 JPEG 等图像压缩标准的核心原理；</w:t>
      </w:r>
    </w:p>
    <w:p w14:paraId="75BEAEA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不同插值恢复方法会改变图像的高频分量，进而影响 DCT 的能量分布。</w:t>
      </w:r>
    </w:p>
    <w:p w14:paraId="2F1C74B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41319A">
      <w:pPr>
        <w:spacing w:before="320" w:after="120" w:line="288" w:lineRule="auto"/>
        <w:ind w:left="0"/>
        <w:jc w:val="left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三、实验内容与步骤</w:t>
      </w:r>
      <w:bookmarkEnd w:id="7"/>
    </w:p>
    <w:p w14:paraId="7C766640">
      <w:pPr>
        <w:spacing w:before="300" w:after="120" w:line="288" w:lineRule="auto"/>
        <w:ind w:left="0"/>
        <w:jc w:val="left"/>
        <w:outlineLvl w:val="2"/>
      </w:pPr>
      <w:bookmarkStart w:id="8" w:name="heading_9"/>
      <w:r>
        <w:rPr>
          <w:rFonts w:ascii="Arial" w:hAnsi="Arial" w:eastAsia="等线" w:cs="Arial"/>
          <w:b/>
          <w:sz w:val="30"/>
        </w:rPr>
        <w:t>1. 图像读入与预处理</w:t>
      </w:r>
      <w:bookmarkEnd w:id="8"/>
    </w:p>
    <w:p w14:paraId="6D3106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 OpenCV 以灰度模式读入实验图像</w:t>
      </w:r>
      <w:r>
        <w:rPr>
          <w:rFonts w:ascii="Consolas" w:hAnsi="Consolas" w:eastAsia="Consolas" w:cs="Consolas"/>
          <w:sz w:val="22"/>
          <w:shd w:val="clear" w:fill="EFF0F1"/>
        </w:rPr>
        <w:t>1.jpg</w:t>
      </w:r>
      <w:r>
        <w:rPr>
          <w:rFonts w:ascii="Arial" w:hAnsi="Arial" w:eastAsia="等线" w:cs="Arial"/>
          <w:sz w:val="22"/>
        </w:rPr>
        <w:t>，完成灰度化预处理，为后续处理做准备。</w:t>
      </w:r>
    </w:p>
    <w:p w14:paraId="678EB085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rPr>
          <w:rFonts w:ascii="Arial" w:hAnsi="Arial" w:eastAsia="等线" w:cs="Arial"/>
          <w:b/>
          <w:sz w:val="30"/>
        </w:rPr>
        <w:t>2. 下采样</w:t>
      </w:r>
      <w:bookmarkEnd w:id="9"/>
    </w:p>
    <w:p w14:paraId="29F25A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将原图缩小为原来的 1/4，分别测试两种方式：</w:t>
      </w:r>
    </w:p>
    <w:p w14:paraId="7D0CA74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不做预滤波直接缩小</w:t>
      </w:r>
      <w:r>
        <w:rPr>
          <w:rFonts w:ascii="Arial" w:hAnsi="Arial" w:eastAsia="等线" w:cs="Arial"/>
          <w:sz w:val="22"/>
        </w:rPr>
        <w:t>：直接对原图进行 1/4 下采样；</w:t>
      </w:r>
    </w:p>
    <w:p w14:paraId="45ABB8DF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先做高斯平滑再缩小</w:t>
      </w:r>
      <w:r>
        <w:rPr>
          <w:rFonts w:ascii="Arial" w:hAnsi="Arial" w:eastAsia="等线" w:cs="Arial"/>
          <w:sz w:val="22"/>
        </w:rPr>
        <w:t>：先对原图进行 5×5 高斯滤波（抗混叠），再进行 1/4 下采样。</w:t>
      </w:r>
    </w:p>
    <w:p w14:paraId="103521B7">
      <w:pPr>
        <w:spacing w:before="300" w:after="120" w:line="288" w:lineRule="auto"/>
        <w:ind w:left="0"/>
        <w:jc w:val="left"/>
        <w:outlineLvl w:val="2"/>
      </w:pPr>
      <w:bookmarkStart w:id="10" w:name="heading_11"/>
      <w:r>
        <w:rPr>
          <w:rFonts w:ascii="Arial" w:hAnsi="Arial" w:eastAsia="等线" w:cs="Arial"/>
          <w:b/>
          <w:sz w:val="30"/>
        </w:rPr>
        <w:t>3. 图像恢复</w:t>
      </w:r>
      <w:bookmarkEnd w:id="10"/>
    </w:p>
    <w:p w14:paraId="0ACF7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将缩小后的图像恢复到原始尺寸，分别使用三种方法：</w:t>
      </w:r>
    </w:p>
    <w:p w14:paraId="3F18ED3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最近邻内插</w:t>
      </w:r>
    </w:p>
    <w:p w14:paraId="38E86EC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双线性内插</w:t>
      </w:r>
    </w:p>
    <w:p w14:paraId="7E87667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双三次内插</w:t>
      </w:r>
    </w:p>
    <w:p w14:paraId="06320F12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rPr>
          <w:rFonts w:ascii="Arial" w:hAnsi="Arial" w:eastAsia="等线" w:cs="Arial"/>
          <w:b/>
          <w:sz w:val="30"/>
        </w:rPr>
        <w:t>4. 空间域比较</w:t>
      </w:r>
      <w:bookmarkEnd w:id="11"/>
    </w:p>
    <w:p w14:paraId="2888C4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显示原图、缩小图、三种恢复图，计算并对比原图与恢复图的 MSE、PSNR 指标。</w:t>
      </w:r>
    </w:p>
    <w:p w14:paraId="3A9CA1A4">
      <w:pPr>
        <w:spacing w:before="300" w:after="120" w:line="288" w:lineRule="auto"/>
        <w:ind w:left="0"/>
        <w:jc w:val="left"/>
        <w:outlineLvl w:val="2"/>
      </w:pPr>
      <w:bookmarkStart w:id="12" w:name="heading_13"/>
      <w:r>
        <w:rPr>
          <w:rFonts w:ascii="Arial" w:hAnsi="Arial" w:eastAsia="等线" w:cs="Arial"/>
          <w:b/>
          <w:sz w:val="30"/>
        </w:rPr>
        <w:t>5. 傅里叶变换分析</w:t>
      </w:r>
      <w:bookmarkEnd w:id="12"/>
    </w:p>
    <w:p w14:paraId="0A94E3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分别对原图、缩小后图像、双线性恢复后的图像计算二维傅里叶变换，完成：</w:t>
      </w:r>
    </w:p>
    <w:p w14:paraId="6E76F86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将频谱中心移动到图像中心；</w:t>
      </w:r>
    </w:p>
    <w:p w14:paraId="0579F97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对幅度谱取对数显示；</w:t>
      </w:r>
    </w:p>
    <w:p w14:paraId="473188A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比较三者的高频成分差异，并说明原因。</w:t>
      </w:r>
    </w:p>
    <w:p w14:paraId="03C095C2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rPr>
          <w:rFonts w:ascii="Arial" w:hAnsi="Arial" w:eastAsia="等线" w:cs="Arial"/>
          <w:b/>
          <w:sz w:val="30"/>
        </w:rPr>
        <w:t>6. DCT 分析</w:t>
      </w:r>
      <w:bookmarkEnd w:id="13"/>
    </w:p>
    <w:p w14:paraId="3B7A4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分别对原图和三种恢复图像做二维 DCT：</w:t>
      </w:r>
    </w:p>
    <w:p w14:paraId="5BABFFE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显示 DCT 系数图；</w:t>
      </w:r>
    </w:p>
    <w:p w14:paraId="7BF6C67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统计左上角 25% 低频区域能量占总能量的比例；</w:t>
      </w:r>
    </w:p>
    <w:p w14:paraId="55057CF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比较不同恢复方法下 DCT 能量分布差异，并给出解释。</w:t>
      </w:r>
    </w:p>
    <w:p w14:paraId="789321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5A4EA85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4" w:name="heading_15"/>
      <w:r>
        <w:rPr>
          <w:rFonts w:ascii="Arial" w:hAnsi="Arial" w:eastAsia="等线" w:cs="Arial"/>
          <w:b/>
          <w:sz w:val="32"/>
        </w:rPr>
        <w:t>实验结果与分析</w:t>
      </w:r>
      <w:bookmarkEnd w:id="14"/>
    </w:p>
    <w:p w14:paraId="6DD5E3C1">
      <w:pPr>
        <w:numPr>
          <w:numId w:val="0"/>
        </w:numPr>
        <w:spacing w:before="320" w:after="120" w:line="288" w:lineRule="auto"/>
        <w:jc w:val="left"/>
        <w:outlineLvl w:val="1"/>
        <w:rPr>
          <w:rFonts w:hint="default" w:ascii="Arial" w:hAnsi="Arial" w:eastAsia="等线" w:cs="Arial"/>
          <w:b/>
          <w:sz w:val="32"/>
          <w:lang w:val="en-US" w:eastAsia="zh-CN"/>
        </w:rPr>
      </w:pPr>
      <w:r>
        <w:rPr>
          <w:rFonts w:hint="eastAsia" w:ascii="Arial" w:hAnsi="Arial" w:eastAsia="等线" w:cs="Arial"/>
          <w:b/>
          <w:sz w:val="32"/>
          <w:lang w:val="en-US" w:eastAsia="zh-CN"/>
        </w:rPr>
        <w:t>结果图如下</w:t>
      </w:r>
    </w:p>
    <w:p w14:paraId="58E7CA65">
      <w:pPr>
        <w:numPr>
          <w:numId w:val="0"/>
        </w:numPr>
        <w:spacing w:before="320" w:after="120" w:line="288" w:lineRule="auto"/>
        <w:jc w:val="left"/>
        <w:outlineLvl w:val="1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65420" cy="3351530"/>
            <wp:effectExtent l="0" t="0" r="508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5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33CD3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rPr>
          <w:rFonts w:ascii="Arial" w:hAnsi="Arial" w:eastAsia="等线" w:cs="Arial"/>
          <w:b/>
          <w:sz w:val="30"/>
        </w:rPr>
        <w:t>1. 下采样与恢复结果可视化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6140DA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D22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B84D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99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结果分析</w:t>
            </w:r>
          </w:p>
        </w:tc>
      </w:tr>
      <w:tr w14:paraId="037FFF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C08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 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CC657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Original（原图）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554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原始灰度风景图，细节清晰，边缘锐利，水面倒影、树木轮廓完整。</w:t>
            </w:r>
          </w:p>
        </w:tc>
      </w:tr>
      <w:tr w14:paraId="51AF90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E1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B257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Direct 1/4 Downsample（直接 1/4 下采样）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6C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直接缩小后，图像出现明显的混叠失真，边缘锯齿、细节模糊，水面波纹出现伪影，验证了直接下采样的混叠问题。</w:t>
            </w:r>
          </w:p>
        </w:tc>
      </w:tr>
      <w:tr w14:paraId="7AA172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E7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 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1B540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Gaussian + 1/4 Downsample（高斯 + 1/4 下采样）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32C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高斯预滤波后缩小，图像平滑，混叠失真大幅减少，细节保留更完整，验证了高斯滤波的抗混叠作用。</w:t>
            </w:r>
          </w:p>
        </w:tc>
      </w:tr>
      <w:tr w14:paraId="5393F2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3D2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 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0CF35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Restore 最近邻（最近邻恢复）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C35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块效应明显，边缘锯齿严重，细节模糊，视觉效果最差。</w:t>
            </w:r>
          </w:p>
        </w:tc>
      </w:tr>
      <w:tr w14:paraId="3C4B05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E30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中上 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94128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FFT Original（原图 FFT 频谱）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D9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中心亮斑（低频）能量集中，边缘高频成分丰富，对应原图的清晰边缘和细节。</w:t>
            </w:r>
          </w:p>
        </w:tc>
      </w:tr>
      <w:tr w14:paraId="4F24E0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A9A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中上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60C5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FFT Small (1/4)（缩小图 FFT 频谱）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9D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中心亮斑更亮，高频成分大幅衰减，出现明显颗粒噪声，因下采样丢失了高频分量，同时直接下采样的混叠引入了额外高频噪声。</w:t>
            </w:r>
          </w:p>
        </w:tc>
      </w:tr>
      <w:tr w14:paraId="153860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240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中上 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2F66F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FFT Bilinear Restore（双线性恢复 FFT 频谱）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B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高频成分几乎完全消失，能量高度集中在低频，双线性插值的平滑作用进一步衰减了高频，导致细节丢失。</w:t>
            </w:r>
          </w:p>
        </w:tc>
      </w:tr>
      <w:tr w14:paraId="52348F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B7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左下 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F330B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DCT Original（原图 DCT 系数）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C78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左上角低频区域能量集中，高频区域能量较低，符合图像的统计特性。</w:t>
            </w:r>
          </w:p>
        </w:tc>
      </w:tr>
      <w:tr w14:paraId="4BB6AE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858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左下 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A579D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DCT Cubic（双三次恢复 DCT 系数）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90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左上角低频区域能量高度集中，高频区域几乎无能量，双三次插值的平滑作用使能量更集中。</w:t>
            </w:r>
          </w:p>
        </w:tc>
      </w:tr>
      <w:tr w14:paraId="23C6C4B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61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左下 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67D11C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DCT Bilinear（双线性恢复 DCT 系数）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2B5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低频能量占比略高于双三次，双线性插值的平滑效果更强，高频分量更少。</w:t>
            </w:r>
          </w:p>
        </w:tc>
      </w:tr>
      <w:tr w14:paraId="3254E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11E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左下 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B9282">
            <w:pPr>
              <w:spacing w:before="120" w:after="120" w:line="288" w:lineRule="auto"/>
              <w:ind w:left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等线" w:cs="Times New Roman"/>
                <w:b/>
                <w:sz w:val="22"/>
              </w:rPr>
              <w:t>DCT Nearest（最近邻恢复 DCT 系数）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9BF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低频能量占比最低，高频区域仍有明显能量，因最近邻插值保留了混叠产生的高频伪影。</w:t>
            </w:r>
          </w:p>
        </w:tc>
      </w:tr>
    </w:tbl>
    <w:p w14:paraId="1BF6014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107FE51">
      <w:pPr>
        <w:spacing w:before="300" w:after="120" w:line="288" w:lineRule="auto"/>
        <w:ind w:left="0"/>
        <w:jc w:val="left"/>
        <w:outlineLvl w:val="2"/>
      </w:pPr>
      <w:bookmarkStart w:id="16" w:name="heading_17"/>
      <w:r>
        <w:rPr>
          <w:rFonts w:ascii="Arial" w:hAnsi="Arial" w:eastAsia="等线" w:cs="Arial"/>
          <w:b/>
          <w:sz w:val="30"/>
        </w:rPr>
        <w:t>2. 空间域指标：MSE 与 PSNR（实验数据）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BFBC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ED7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恢复方法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D69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EBE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PSNR（dB）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76B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</w:t>
            </w:r>
          </w:p>
        </w:tc>
      </w:tr>
      <w:tr w14:paraId="45B1C8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9A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最近邻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029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40.07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8A9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32.10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96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MSE 最高，PSNR 最低，块效应导致失真最大</w:t>
            </w:r>
          </w:p>
        </w:tc>
      </w:tr>
      <w:tr w14:paraId="42CA35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53C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双线性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C56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34.88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40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32.71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1213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MSE 较低，PSNR 较高，平滑效果好，失真较小</w:t>
            </w:r>
          </w:p>
        </w:tc>
      </w:tr>
      <w:tr w14:paraId="4285A4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4A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双三次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5F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35.91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7DD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32.58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968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MSE 略高于双线性，PSNR 略低于双线性，视觉效果最优</w:t>
            </w:r>
          </w:p>
        </w:tc>
      </w:tr>
    </w:tbl>
    <w:p w14:paraId="6B8E7D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分析</w:t>
      </w:r>
      <w:r>
        <w:rPr>
          <w:rFonts w:ascii="Arial" w:hAnsi="Arial" w:eastAsia="等线" w:cs="Arial"/>
          <w:sz w:val="22"/>
        </w:rPr>
        <w:t>：</w:t>
      </w:r>
    </w:p>
    <w:p w14:paraId="0486D634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双线性插值的 MSE 最低、PSNR 最高，客观指标最优；双三次插值的客观指标略低于双线性，但主观视觉效果更优，因双三次插值保留了更多细节，人眼感知质量更好；</w:t>
      </w:r>
    </w:p>
    <w:p w14:paraId="263D99FF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bookmarkStart w:id="25" w:name="_GoBack"/>
      <w:bookmarkEnd w:id="25"/>
      <w:r>
        <w:rPr>
          <w:rFonts w:ascii="Arial" w:hAnsi="Arial" w:eastAsia="等线" w:cs="Arial"/>
          <w:sz w:val="22"/>
        </w:rPr>
        <w:t>最近邻插值的 MSE 最高、PSNR 最低，客观指标与主观视觉效果一致，失真最严重。</w:t>
      </w:r>
    </w:p>
    <w:p w14:paraId="184BE79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E3294A">
      <w:pPr>
        <w:spacing w:before="300" w:after="120" w:line="288" w:lineRule="auto"/>
        <w:ind w:left="0"/>
        <w:jc w:val="left"/>
        <w:outlineLvl w:val="2"/>
      </w:pPr>
      <w:bookmarkStart w:id="17" w:name="heading_18"/>
      <w:r>
        <w:rPr>
          <w:rFonts w:ascii="Arial" w:hAnsi="Arial" w:eastAsia="等线" w:cs="Arial"/>
          <w:b/>
          <w:sz w:val="30"/>
        </w:rPr>
        <w:t>3. 频谱对比分析</w:t>
      </w:r>
      <w:bookmarkEnd w:id="17"/>
    </w:p>
    <w:p w14:paraId="2AF7980D">
      <w:pPr>
        <w:spacing w:before="260" w:after="120" w:line="288" w:lineRule="auto"/>
        <w:ind w:left="0"/>
        <w:jc w:val="left"/>
        <w:outlineLvl w:val="3"/>
      </w:pPr>
      <w:bookmarkStart w:id="18" w:name="heading_19"/>
      <w:r>
        <w:rPr>
          <w:rFonts w:ascii="Arial" w:hAnsi="Arial" w:eastAsia="等线" w:cs="Arial"/>
          <w:b/>
          <w:sz w:val="28"/>
        </w:rPr>
        <w:t>（1）高频成分差异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4EEFC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4DA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0C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高频成分特点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30F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原因</w:t>
            </w:r>
          </w:p>
        </w:tc>
      </w:tr>
      <w:tr w14:paraId="7180BD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BE1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原图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1B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高频成分丰富，频谱边缘亮度高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309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图像的边缘、细节（树木轮廓、水面波纹）对应高频分量，能量分布在全频段</w:t>
            </w:r>
          </w:p>
        </w:tc>
      </w:tr>
      <w:tr w14:paraId="443D14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E43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缩小图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FD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高频成分大幅衰减，出现颗粒噪声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62A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下采样丢失了高频分量，同时直接下采样的周期延拓在边界产生跳变，引入了额外高频噪声，能量分散</w:t>
            </w:r>
          </w:p>
        </w:tc>
      </w:tr>
      <w:tr w14:paraId="29B3C4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E67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双线性恢复图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BB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高频成分几乎完全消失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061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双线性插值的平滑作用等效于低通滤波，进一步滤除了高频分量，能量高度集中在低频</w:t>
            </w:r>
          </w:p>
        </w:tc>
      </w:tr>
    </w:tbl>
    <w:p w14:paraId="27767DFF">
      <w:pPr>
        <w:spacing w:before="260" w:after="120" w:line="288" w:lineRule="auto"/>
        <w:ind w:left="0"/>
        <w:jc w:val="left"/>
        <w:outlineLvl w:val="3"/>
      </w:pPr>
      <w:bookmarkStart w:id="19" w:name="heading_20"/>
      <w:r>
        <w:rPr>
          <w:rFonts w:ascii="Arial" w:hAnsi="Arial" w:eastAsia="等线" w:cs="Arial"/>
          <w:b/>
          <w:sz w:val="28"/>
        </w:rPr>
        <w:t>（2）能量集中性与边界条件的关系</w:t>
      </w:r>
      <w:bookmarkEnd w:id="19"/>
    </w:p>
    <w:p w14:paraId="1622CDB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DFT 隐含的</w:t>
      </w:r>
      <w:r>
        <w:rPr>
          <w:rFonts w:ascii="Arial" w:hAnsi="Arial" w:eastAsia="等线" w:cs="Arial"/>
          <w:b/>
          <w:sz w:val="22"/>
        </w:rPr>
        <w:t>周期延拓</w:t>
      </w:r>
      <w:r>
        <w:rPr>
          <w:rFonts w:ascii="Arial" w:hAnsi="Arial" w:eastAsia="等线" w:cs="Arial"/>
          <w:sz w:val="22"/>
        </w:rPr>
        <w:t>边界条件，会在图像边界产生不连续跳变，引入大量高频分量，导致能量分散；</w:t>
      </w:r>
    </w:p>
    <w:p w14:paraId="11132139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DCT 隐含的</w:t>
      </w:r>
      <w:r>
        <w:rPr>
          <w:rFonts w:ascii="Arial" w:hAnsi="Arial" w:eastAsia="等线" w:cs="Arial"/>
          <w:b/>
          <w:sz w:val="22"/>
        </w:rPr>
        <w:t>偶对称延拓</w:t>
      </w:r>
      <w:r>
        <w:rPr>
          <w:rFonts w:ascii="Arial" w:hAnsi="Arial" w:eastAsia="等线" w:cs="Arial"/>
          <w:sz w:val="22"/>
        </w:rPr>
        <w:t>边界条件，保证了图像边界的连续性，消除了高频干扰，因此能量更集中在低频；</w:t>
      </w:r>
    </w:p>
    <w:p w14:paraId="3B6DEB4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双线性插值的偶对称延拓特性，使恢复图的边界连续，高频分量减少，能量更集中，因此频谱高频成分远少于直接下采样的缩小图。</w:t>
      </w:r>
    </w:p>
    <w:p w14:paraId="2A8DEE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3323E9">
      <w:pPr>
        <w:spacing w:before="300" w:after="120" w:line="288" w:lineRule="auto"/>
        <w:ind w:left="0"/>
        <w:jc w:val="left"/>
        <w:outlineLvl w:val="2"/>
      </w:pPr>
      <w:bookmarkStart w:id="20" w:name="heading_21"/>
      <w:r>
        <w:rPr>
          <w:rFonts w:ascii="Arial" w:hAnsi="Arial" w:eastAsia="等线" w:cs="Arial"/>
          <w:b/>
          <w:sz w:val="30"/>
        </w:rPr>
        <w:t>4. DCT 能量分布分析</w:t>
      </w:r>
      <w:bookmarkEnd w:id="20"/>
    </w:p>
    <w:p w14:paraId="2D1F01FA">
      <w:pPr>
        <w:spacing w:before="260" w:after="120" w:line="288" w:lineRule="auto"/>
        <w:ind w:left="0"/>
        <w:jc w:val="left"/>
        <w:outlineLvl w:val="3"/>
      </w:pPr>
      <w:bookmarkStart w:id="21" w:name="heading_22"/>
      <w:r>
        <w:rPr>
          <w:rFonts w:ascii="Arial" w:hAnsi="Arial" w:eastAsia="等线" w:cs="Arial"/>
          <w:b/>
          <w:sz w:val="28"/>
        </w:rPr>
        <w:t>（1）低频能量占比（左上角 25% 区域）</w:t>
      </w:r>
      <w:bookmarkEnd w:id="2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3E259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FC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4A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低频能量占比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CEB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分析</w:t>
            </w:r>
          </w:p>
        </w:tc>
      </w:tr>
      <w:tr w14:paraId="3854D6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2F3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163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0.9960（99.60%）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EBC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能量高度集中在低频，符合图像的自然连续性，高频仅对应边缘细节</w:t>
            </w:r>
          </w:p>
        </w:tc>
      </w:tr>
      <w:tr w14:paraId="603DAF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F20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双线性恢复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8D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0.9996（99.96%）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50D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低频能量占比最高，双线性插值的平滑作用滤除了大量高频，能量更集中</w:t>
            </w:r>
          </w:p>
        </w:tc>
      </w:tr>
      <w:tr w14:paraId="4EA272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E4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双三次恢复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32F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0.9997（99.97%）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0F79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低频能量占比略高于双线性，双三次插值的拟合效果更好，保留了少量高频，能量分布更接近原图</w:t>
            </w:r>
          </w:p>
        </w:tc>
      </w:tr>
      <w:tr w14:paraId="136DB5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244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最近邻恢复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F1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0.9968（99.68%）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84C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低频能量占比最低，因最近邻插值保留了混叠产生的高频伪影，高频分量增加，能量分散</w:t>
            </w:r>
          </w:p>
        </w:tc>
      </w:tr>
    </w:tbl>
    <w:p w14:paraId="7C3F16ED">
      <w:pPr>
        <w:spacing w:before="260" w:after="120" w:line="288" w:lineRule="auto"/>
        <w:ind w:left="0"/>
        <w:jc w:val="left"/>
        <w:outlineLvl w:val="3"/>
      </w:pPr>
      <w:bookmarkStart w:id="22" w:name="heading_23"/>
      <w:r>
        <w:rPr>
          <w:rFonts w:ascii="Arial" w:hAnsi="Arial" w:eastAsia="等线" w:cs="Arial"/>
          <w:b/>
          <w:sz w:val="28"/>
        </w:rPr>
        <w:t>（2）能量分布差异解释</w:t>
      </w:r>
      <w:bookmarkEnd w:id="22"/>
    </w:p>
    <w:p w14:paraId="0B5A11D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原图</w:t>
      </w:r>
      <w:r>
        <w:rPr>
          <w:rFonts w:ascii="Arial" w:hAnsi="Arial" w:eastAsia="等线" w:cs="Arial"/>
          <w:sz w:val="22"/>
        </w:rPr>
        <w:t>：图像的自然连续性使能量高度集中在低频，高频分量仅对应边缘、细节，占比极低；</w:t>
      </w:r>
    </w:p>
    <w:p w14:paraId="236FA91D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双线性 / 双三次恢复</w:t>
      </w:r>
      <w:r>
        <w:rPr>
          <w:rFonts w:ascii="Arial" w:hAnsi="Arial" w:eastAsia="等线" w:cs="Arial"/>
          <w:sz w:val="22"/>
        </w:rPr>
        <w:t>：插值的平滑作用等效于低通滤波，滤除了图像中的高频分量，因此低频能量占比大幅提升，能量更集中；</w:t>
      </w:r>
    </w:p>
    <w:p w14:paraId="190A897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最近邻恢复</w:t>
      </w:r>
      <w:r>
        <w:rPr>
          <w:rFonts w:ascii="Arial" w:hAnsi="Arial" w:eastAsia="等线" w:cs="Arial"/>
          <w:sz w:val="22"/>
        </w:rPr>
        <w:t>：插值的像素复制特性，保留了直接下采样产生的混叠高频伪影，因此高频分量增加，低频能量占比最低，能量分散。</w:t>
      </w:r>
    </w:p>
    <w:p w14:paraId="1948F1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物理意义</w:t>
      </w:r>
      <w:r>
        <w:rPr>
          <w:rFonts w:ascii="Arial" w:hAnsi="Arial" w:eastAsia="等线" w:cs="Arial"/>
          <w:sz w:val="22"/>
        </w:rPr>
        <w:t>：DCT 的能量集中性本质是图像的低频主导特性，边界条件的连续性决定了能量分布：偶对称延拓（DCT）保证边界连续，消除高频干扰，使能量集中在低频，因此 DCT 成为 JPEG 等图像压缩标准的核心变换。</w:t>
      </w:r>
    </w:p>
    <w:p w14:paraId="5B0C4B0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425C363">
      <w:pPr>
        <w:spacing w:before="320" w:after="120" w:line="288" w:lineRule="auto"/>
        <w:ind w:left="0"/>
        <w:jc w:val="left"/>
        <w:outlineLvl w:val="1"/>
      </w:pPr>
      <w:bookmarkStart w:id="23" w:name="heading_24"/>
      <w:r>
        <w:rPr>
          <w:rFonts w:ascii="Arial" w:hAnsi="Arial" w:eastAsia="等线" w:cs="Arial"/>
          <w:b/>
          <w:sz w:val="32"/>
        </w:rPr>
        <w:t>五、实验结论</w:t>
      </w:r>
      <w:bookmarkEnd w:id="23"/>
    </w:p>
    <w:p w14:paraId="1BD0A9C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1</w:t>
      </w:r>
      <w:r>
        <w:rPr>
          <w:rFonts w:ascii="Arial" w:hAnsi="Arial" w:eastAsia="等线" w:cs="Arial"/>
          <w:b/>
          <w:sz w:val="22"/>
        </w:rPr>
        <w:t>下采样与抗混叠</w:t>
      </w:r>
      <w:r>
        <w:rPr>
          <w:rFonts w:ascii="Arial" w:hAnsi="Arial" w:eastAsia="等线" w:cs="Arial"/>
          <w:sz w:val="22"/>
        </w:rPr>
        <w:t>：直接下采样会产生严重的混叠失真，高斯预滤波可有效抑制混叠，是下采样的必要步骤；</w:t>
      </w:r>
    </w:p>
    <w:p w14:paraId="269583BF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2</w:t>
      </w:r>
      <w:r>
        <w:rPr>
          <w:rFonts w:ascii="Arial" w:hAnsi="Arial" w:eastAsia="等线" w:cs="Arial"/>
          <w:b/>
          <w:sz w:val="22"/>
        </w:rPr>
        <w:t>插值恢复质量</w:t>
      </w:r>
      <w:r>
        <w:rPr>
          <w:rFonts w:ascii="Arial" w:hAnsi="Arial" w:eastAsia="等线" w:cs="Arial"/>
          <w:sz w:val="22"/>
        </w:rPr>
        <w:t>：双线性插值的客观指标（MSE/PSNR）最优，双三次插值的主观视觉效果最优，最近邻插值最差；</w:t>
      </w:r>
    </w:p>
    <w:p w14:paraId="6232EBDE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3</w:t>
      </w:r>
      <w:r>
        <w:rPr>
          <w:rFonts w:ascii="Arial" w:hAnsi="Arial" w:eastAsia="等线" w:cs="Arial"/>
          <w:b/>
          <w:sz w:val="22"/>
        </w:rPr>
        <w:t>频谱分析</w:t>
      </w:r>
      <w:r>
        <w:rPr>
          <w:rFonts w:ascii="Arial" w:hAnsi="Arial" w:eastAsia="等线" w:cs="Arial"/>
          <w:sz w:val="22"/>
        </w:rPr>
        <w:t>：下采样会丢失高频分量，插值恢复进一步衰减高频，双线性插值的低通效果使高频几乎完全消失，能量集中在低频；</w:t>
      </w:r>
    </w:p>
    <w:p w14:paraId="403E4EF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4</w:t>
      </w:r>
      <w:r>
        <w:rPr>
          <w:rFonts w:ascii="Arial" w:hAnsi="Arial" w:eastAsia="等线" w:cs="Arial"/>
          <w:b/>
          <w:sz w:val="22"/>
        </w:rPr>
        <w:t>DCT 能量分布</w:t>
      </w:r>
      <w:r>
        <w:rPr>
          <w:rFonts w:ascii="Arial" w:hAnsi="Arial" w:eastAsia="等线" w:cs="Arial"/>
          <w:sz w:val="22"/>
        </w:rPr>
        <w:t>：DCT 能量高度集中在低频，双线性 / 双三次插值的平滑作用使低频能量占比大幅提升，最近邻插值因保留混叠高频，能量占比最低；</w:t>
      </w:r>
    </w:p>
    <w:p w14:paraId="2FB33E0B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5</w:t>
      </w:r>
      <w:r>
        <w:rPr>
          <w:rFonts w:ascii="Arial" w:hAnsi="Arial" w:eastAsia="等线" w:cs="Arial"/>
          <w:b/>
          <w:sz w:val="22"/>
        </w:rPr>
        <w:t>边界条件与能量集中性</w:t>
      </w:r>
      <w:r>
        <w:rPr>
          <w:rFonts w:ascii="Arial" w:hAnsi="Arial" w:eastAsia="等线" w:cs="Arial"/>
          <w:sz w:val="22"/>
        </w:rPr>
        <w:t>：DCT 的偶对称延拓边界条件，消除了周期延拓的高频跳变，使能量更集中在低频，因此在图像压缩中比 DFT 更常用。</w:t>
      </w:r>
    </w:p>
    <w:p w14:paraId="458247D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667169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23AE35">
      <w:pPr>
        <w:spacing w:before="320" w:after="120" w:line="288" w:lineRule="auto"/>
        <w:ind w:left="0"/>
        <w:jc w:val="left"/>
        <w:outlineLvl w:val="1"/>
      </w:pPr>
      <w:bookmarkStart w:id="24" w:name="heading_26"/>
      <w:r>
        <w:rPr>
          <w:rFonts w:hint="eastAsia" w:ascii="Arial" w:hAnsi="Arial" w:eastAsia="等线" w:cs="Arial"/>
          <w:b/>
          <w:sz w:val="32"/>
          <w:lang w:val="en-US" w:eastAsia="zh-CN"/>
        </w:rPr>
        <w:t>六</w:t>
      </w:r>
      <w:r>
        <w:rPr>
          <w:rFonts w:ascii="Arial" w:hAnsi="Arial" w:eastAsia="等线" w:cs="Arial"/>
          <w:b/>
          <w:sz w:val="32"/>
        </w:rPr>
        <w:t>、实验总结</w:t>
      </w:r>
      <w:bookmarkEnd w:id="24"/>
    </w:p>
    <w:p w14:paraId="5CA105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本次实验完整实现了图像下采样、高斯抗混叠、三种插值恢复、MSE/PSNR 评价、FFT 频谱分析、DCT 能量分析的全流程，验证了：</w:t>
      </w:r>
    </w:p>
    <w:p w14:paraId="37BA7066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高斯预滤波是下采样抗混叠的关键，可有效抑制直接下采样的混叠失真；</w:t>
      </w:r>
    </w:p>
    <w:p w14:paraId="590BEBA5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>插值恢复质量：双线性插值的客观指标最优，双三次插值的主观视觉效果最优，最近邻插值最差；</w:t>
      </w:r>
    </w:p>
    <w:p w14:paraId="5335E3E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下采样与插值会导致高频分量衰减，双线性插值的低通效果使高频几乎完全消失，能量集中在低频；</w:t>
      </w:r>
    </w:p>
    <w:p w14:paraId="0ED80D6C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DCT 能量高度集中在低频，插值恢复会进一步提高低频能量占比，双线性 / 双三次插值的能量集中性远优于最近邻；</w:t>
      </w:r>
    </w:p>
    <w:p w14:paraId="32EAC378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能量集中性的本质是边界条件的连续性：DCT 的偶对称边界消除了高频干扰，因此成为图像压缩的核心变换。</w:t>
      </w:r>
    </w:p>
    <w:p w14:paraId="71737BB8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BF55F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074B5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170E9E"/>
    <w:multiLevelType w:val="singleLevel"/>
    <w:tmpl w:val="10170E9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2C654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4459</Words>
  <Characters>8485</Characters>
  <TotalTime>4</TotalTime>
  <ScaleCrop>false</ScaleCrop>
  <LinksUpToDate>false</LinksUpToDate>
  <CharactersWithSpaces>9101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2026-04-09T14:14:00Z</dcterms:created>
  <dc:creator>Apache POI</dc:creator>
  <cp:lastModifiedBy>大風聽莪説</cp:lastModifiedBy>
  <dcterms:modified xsi:type="dcterms:W3CDTF">2026-04-09T14:22:17Z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4EF4F07166744EA6A6AF18E0F2A958D6_12</vt:lpwstr>
  </property>
</Properties>
</file>