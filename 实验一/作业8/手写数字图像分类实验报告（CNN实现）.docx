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6853A">
      <w:pPr>
        <w:jc w:val="center"/>
        <w:rPr>
          <w:rFonts w:hint="default" w:ascii="Times New Roman" w:hAnsi="Times New Roman" w:eastAsia="楷体_GB2312" w:cs="Times New Roman"/>
          <w:b/>
          <w:sz w:val="44"/>
          <w:szCs w:val="44"/>
        </w:rPr>
      </w:pPr>
      <w:bookmarkStart w:id="0" w:name="heading_0"/>
      <w:r>
        <w:rPr>
          <w:rFonts w:hint="default" w:ascii="Times New Roman" w:hAnsi="Times New Roman" w:eastAsia="楷体_GB2312" w:cs="Times New Roman"/>
          <w:b/>
          <w:sz w:val="44"/>
          <w:szCs w:val="44"/>
        </w:rPr>
        <w:t>暨南大学本科实验报告专用纸</w:t>
      </w:r>
    </w:p>
    <w:p w14:paraId="3D7A3808">
      <w:pPr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课程名称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计算机视觉实验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成绩评定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</w:t>
      </w:r>
    </w:p>
    <w:p w14:paraId="2912FBE0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u w:val="single"/>
        </w:rPr>
        <w:t>基于 PyTorch 的 CNN 手写数字图像分类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指导教师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赵乘骥        </w:t>
      </w:r>
    </w:p>
    <w:p w14:paraId="5A1E671D">
      <w:pPr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实验项目编号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实验项目类型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实验地点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教108       </w:t>
      </w:r>
    </w:p>
    <w:p w14:paraId="525EA74B">
      <w:pPr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学生姓名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林振涛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20231011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60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组号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      </w:t>
      </w:r>
    </w:p>
    <w:p w14:paraId="4C3628EB">
      <w:pPr>
        <w:numPr>
          <w:ins w:id="0" w:author="MC SYSTEM" w:date="2006-06-11T14:06:00Z"/>
        </w:numPr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国际能源学院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系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专业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自动化       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</w:t>
      </w:r>
    </w:p>
    <w:p w14:paraId="19DE93F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实验时间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午～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午 温度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℃湿度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</w:p>
    <w:p w14:paraId="0DFFEEB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1. 实验目的</w:t>
      </w:r>
      <w:bookmarkEnd w:id="0"/>
    </w:p>
    <w:p w14:paraId="258B1FD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掌握基于卷积神经网络（CNN）的图像分类完整流程，包括数据加载、模型搭建、训练、验证与测试。</w:t>
      </w:r>
    </w:p>
    <w:p w14:paraId="3FEF4FC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熟悉 PyTorch 框架中数据集处理、网络定义、损失函数与优化器的使用方法。</w:t>
      </w:r>
    </w:p>
    <w:p w14:paraId="3514518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观察并分析模型在训练集、验证集和测试集上的表现，理解过拟合与泛化能力的概念。</w:t>
      </w:r>
    </w:p>
    <w:p w14:paraId="3DDB965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对比训练与验证曲线，分析模型收敛过程，并对预测结果进行可视化分析。</w:t>
      </w:r>
    </w:p>
    <w:p w14:paraId="43D68B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C6F1C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2. 数据集说明</w:t>
      </w:r>
      <w:bookmarkEnd w:id="1"/>
    </w:p>
    <w:p w14:paraId="3A8C905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数据集名称</w:t>
      </w:r>
      <w:r>
        <w:rPr>
          <w:rFonts w:hint="default" w:ascii="Times New Roman" w:hAnsi="Times New Roman" w:eastAsia="宋体" w:cs="Times New Roman"/>
          <w:sz w:val="22"/>
        </w:rPr>
        <w:t>：MNIST 手写数字数据集</w:t>
      </w:r>
    </w:p>
    <w:p w14:paraId="6498D4D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图像尺寸</w:t>
      </w:r>
      <w:r>
        <w:rPr>
          <w:rFonts w:hint="default" w:ascii="Times New Roman" w:hAnsi="Times New Roman" w:eastAsia="宋体" w:cs="Times New Roman"/>
          <w:sz w:val="22"/>
        </w:rPr>
        <w:t>：28×28 像素的单通道灰度图像</w:t>
      </w:r>
    </w:p>
    <w:p w14:paraId="5AFB37F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类别数量</w:t>
      </w:r>
      <w:r>
        <w:rPr>
          <w:rFonts w:hint="default" w:ascii="Times New Roman" w:hAnsi="Times New Roman" w:eastAsia="宋体" w:cs="Times New Roman"/>
          <w:sz w:val="22"/>
        </w:rPr>
        <w:t>：10 类（数字 0-9）</w:t>
      </w:r>
    </w:p>
    <w:p w14:paraId="43AC70F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数据划分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F808F6C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训练集：48000 张（原 60000 张训练集按 8:2 划分而来）</w:t>
      </w:r>
    </w:p>
    <w:p w14:paraId="07C54C96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验证集：12000 张</w:t>
      </w:r>
    </w:p>
    <w:p w14:paraId="0EA1F6E6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测试集：10000 张</w:t>
      </w:r>
    </w:p>
    <w:p w14:paraId="19902C00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预处理</w:t>
      </w:r>
      <w:r>
        <w:rPr>
          <w:rFonts w:hint="default" w:ascii="Times New Roman" w:hAnsi="Times New Roman" w:eastAsia="宋体" w:cs="Times New Roman"/>
          <w:sz w:val="22"/>
        </w:rPr>
        <w:t>：图像转换为张量，并进行归一化（均值 0.1307，标准差 0.3081）</w:t>
      </w:r>
    </w:p>
    <w:p w14:paraId="5BC0031E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特征表示</w:t>
      </w:r>
      <w:r>
        <w:rPr>
          <w:rFonts w:hint="default" w:ascii="Times New Roman" w:hAnsi="Times New Roman" w:eastAsia="宋体" w:cs="Times New Roman"/>
          <w:sz w:val="22"/>
        </w:rPr>
        <w:t>：原始像素作为模型输入，由 CNN 自动提取高级特征。</w:t>
      </w:r>
    </w:p>
    <w:p w14:paraId="50D540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DD127A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2"/>
        </w:rPr>
        <w:t>3. CNN 模型结构</w:t>
      </w:r>
      <w:bookmarkEnd w:id="2"/>
    </w:p>
    <w:p w14:paraId="4C45CC6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本次实验使用一个简单的卷积神经网络，结构如下：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C84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58C95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python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class CNN(nn.Module):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def __init__(self):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super(CNN, self).__init__()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self.conv1 = nn.Conv2d(1, 16, kernel_size=3, padding=1)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self.relu1 = nn.ReLU()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self.pool1 = nn.MaxPool2d(2, 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self.conv2 = nn.Conv2d(16, 32, kernel_size=3, padding=1)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self.relu2 = nn.ReLU()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self.pool2 = nn.MaxPool2d(2, 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self.fc1 = nn.Linear(32 * 7 * 7, 128)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self.relu3 = nn.ReLU()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self.fc2 = nn.Linear(128, 10)</w:t>
            </w:r>
          </w:p>
        </w:tc>
      </w:tr>
    </w:tbl>
    <w:p w14:paraId="58BAFBA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b/>
          <w:sz w:val="2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1135" cy="194818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EEE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结构说明：</w:t>
      </w:r>
    </w:p>
    <w:p w14:paraId="18C4A88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卷积层 1</w:t>
      </w:r>
      <w:r>
        <w:rPr>
          <w:rFonts w:hint="default" w:ascii="Times New Roman" w:hAnsi="Times New Roman" w:eastAsia="宋体" w:cs="Times New Roman"/>
          <w:sz w:val="22"/>
        </w:rPr>
        <w:t>：输入通道 1，输出通道 16，卷积核 3×3，填充 1。后接 ReLU 激活函数和 2×2 最大池化。</w:t>
      </w:r>
    </w:p>
    <w:p w14:paraId="5255F72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卷积层 2</w:t>
      </w:r>
      <w:r>
        <w:rPr>
          <w:rFonts w:hint="default" w:ascii="Times New Roman" w:hAnsi="Times New Roman" w:eastAsia="宋体" w:cs="Times New Roman"/>
          <w:sz w:val="22"/>
        </w:rPr>
        <w:t>：输入通道 16，输出通道 32，卷积核 3×3，填充 1。后接 ReLU 激活函数和 2×2 最大池化。</w:t>
      </w:r>
    </w:p>
    <w:p w14:paraId="55A8C90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全连接层 1</w:t>
      </w:r>
      <w:r>
        <w:rPr>
          <w:rFonts w:hint="default" w:ascii="Times New Roman" w:hAnsi="Times New Roman" w:eastAsia="宋体" w:cs="Times New Roman"/>
          <w:sz w:val="22"/>
        </w:rPr>
        <w:t>：将 32×7×7 的特征图展平为向量，映射到 128 维，后接 ReLU 激活函数。</w:t>
      </w:r>
    </w:p>
    <w:p w14:paraId="0330237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输出层</w:t>
      </w:r>
      <w:r>
        <w:rPr>
          <w:rFonts w:hint="default" w:ascii="Times New Roman" w:hAnsi="Times New Roman" w:eastAsia="宋体" w:cs="Times New Roman"/>
          <w:sz w:val="22"/>
        </w:rPr>
        <w:t>：将 128 维特征映射到 10 个类别，用于分类。</w:t>
      </w:r>
    </w:p>
    <w:p w14:paraId="081BA0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5F30641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2"/>
        </w:rPr>
        <w:t>4. 训练参数设置</w:t>
      </w:r>
      <w:bookmarkEnd w:id="3"/>
    </w:p>
    <w:p w14:paraId="4FE580E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损失函数</w:t>
      </w:r>
      <w:r>
        <w:rPr>
          <w:rFonts w:hint="default" w:ascii="Times New Roman" w:hAnsi="Times New Roman" w:eastAsia="宋体" w:cs="Times New Roman"/>
          <w:sz w:val="22"/>
        </w:rPr>
        <w:t>：交叉熵损失（CrossEntropyLoss）</w:t>
      </w:r>
    </w:p>
    <w:p w14:paraId="419637A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优化器</w:t>
      </w:r>
      <w:r>
        <w:rPr>
          <w:rFonts w:hint="default" w:ascii="Times New Roman" w:hAnsi="Times New Roman" w:eastAsia="宋体" w:cs="Times New Roman"/>
          <w:sz w:val="22"/>
        </w:rPr>
        <w:t>：Adam，学习率 0.001</w:t>
      </w:r>
    </w:p>
    <w:p w14:paraId="15EA38B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批大小（Batch Size）</w:t>
      </w:r>
      <w:r>
        <w:rPr>
          <w:rFonts w:hint="default" w:ascii="Times New Roman" w:hAnsi="Times New Roman" w:eastAsia="宋体" w:cs="Times New Roman"/>
          <w:sz w:val="22"/>
        </w:rPr>
        <w:t>：64</w:t>
      </w:r>
    </w:p>
    <w:p w14:paraId="71D9A83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训练轮数（Epochs）</w:t>
      </w:r>
      <w:r>
        <w:rPr>
          <w:rFonts w:hint="default" w:ascii="Times New Roman" w:hAnsi="Times New Roman" w:eastAsia="宋体" w:cs="Times New Roman"/>
          <w:sz w:val="22"/>
        </w:rPr>
        <w:t>：5</w:t>
      </w:r>
    </w:p>
    <w:p w14:paraId="42C8504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sz w:val="22"/>
        </w:rPr>
        <w:t>设备</w:t>
      </w:r>
      <w:r>
        <w:rPr>
          <w:rFonts w:hint="default" w:ascii="Times New Roman" w:hAnsi="Times New Roman" w:eastAsia="宋体" w:cs="Times New Roman"/>
          <w:sz w:val="22"/>
        </w:rPr>
        <w:t>：CPU</w:t>
      </w:r>
    </w:p>
    <w:p w14:paraId="5D4977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C7E1D50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2"/>
        </w:rPr>
        <w:t>训练 loss 和 accuracy 结果</w:t>
      </w:r>
      <w:bookmarkEnd w:id="4"/>
    </w:p>
    <w:p w14:paraId="12204137">
      <w:pPr>
        <w:numPr>
          <w:numId w:val="0"/>
        </w:numPr>
        <w:spacing w:before="32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7325" cy="217805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550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027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Epoch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C0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Train Loss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9A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Train Acc</w:t>
            </w:r>
          </w:p>
        </w:tc>
      </w:tr>
      <w:tr w14:paraId="035387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853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FD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0.2152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8D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0.9352</w:t>
            </w:r>
          </w:p>
        </w:tc>
      </w:tr>
      <w:tr w14:paraId="495F8A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98D1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778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0.0578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CC2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0.9822</w:t>
            </w:r>
          </w:p>
        </w:tc>
      </w:tr>
      <w:tr w14:paraId="45378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956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096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F0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0.9876</w:t>
            </w:r>
          </w:p>
        </w:tc>
      </w:tr>
      <w:tr w14:paraId="48CEDF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D8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F1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B7B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0.9900</w:t>
            </w:r>
          </w:p>
        </w:tc>
      </w:tr>
      <w:tr w14:paraId="10197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AF6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4D8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0.0227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18A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0.9929</w:t>
            </w:r>
          </w:p>
        </w:tc>
      </w:tr>
    </w:tbl>
    <w:p w14:paraId="4C3F16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5B6AF9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2"/>
        </w:rPr>
        <w:t>6. 验证 loss 和 accuracy 结果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16E2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21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Epoch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609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Val Loss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9E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Val Acc</w:t>
            </w:r>
          </w:p>
        </w:tc>
      </w:tr>
      <w:tr w14:paraId="789D4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C3CC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15F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0.0743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C9C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0.9768</w:t>
            </w:r>
          </w:p>
        </w:tc>
      </w:tr>
      <w:tr w14:paraId="14DD55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34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B1A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0.0540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EE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0.9844</w:t>
            </w:r>
          </w:p>
        </w:tc>
      </w:tr>
      <w:tr w14:paraId="02E5D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3B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23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0.0433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998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0.9863</w:t>
            </w:r>
          </w:p>
        </w:tc>
      </w:tr>
      <w:tr w14:paraId="6303CD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8E0A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BEF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21C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0.9872</w:t>
            </w:r>
          </w:p>
        </w:tc>
      </w:tr>
      <w:tr w14:paraId="6C43B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465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915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0.0491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6DA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0.9862</w:t>
            </w:r>
          </w:p>
        </w:tc>
      </w:tr>
    </w:tbl>
    <w:p w14:paraId="5E18BD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A2C575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2"/>
        </w:rPr>
        <w:t>7. 测试集 accuracy</w:t>
      </w:r>
      <w:bookmarkEnd w:id="6"/>
    </w:p>
    <w:p w14:paraId="2C1243CF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Test Loss</w:t>
      </w:r>
      <w:r>
        <w:rPr>
          <w:rFonts w:hint="default" w:ascii="Times New Roman" w:hAnsi="Times New Roman" w:eastAsia="宋体" w:cs="Times New Roman"/>
          <w:sz w:val="22"/>
        </w:rPr>
        <w:t>: 0.0404</w:t>
      </w:r>
    </w:p>
    <w:p w14:paraId="0A6375A6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Test Accuracy</w:t>
      </w:r>
      <w:r>
        <w:rPr>
          <w:rFonts w:hint="default" w:ascii="Times New Roman" w:hAnsi="Times New Roman" w:eastAsia="宋体" w:cs="Times New Roman"/>
          <w:sz w:val="22"/>
        </w:rPr>
        <w:t>: 0.9875（即 98.75%）</w:t>
      </w:r>
    </w:p>
    <w:p w14:paraId="1D1954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815BDEB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2"/>
        </w:rPr>
        <w:t>loss 曲线和 accuracy 曲线</w:t>
      </w:r>
      <w:bookmarkEnd w:id="7"/>
    </w:p>
    <w:p w14:paraId="28634375">
      <w:pPr>
        <w:numPr>
          <w:numId w:val="0"/>
        </w:numPr>
        <w:spacing w:before="32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7325" cy="21780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280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b/>
          <w:sz w:val="2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8595" cy="109728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A79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分析：</w:t>
      </w:r>
    </w:p>
    <w:p w14:paraId="0130C1A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Loss 曲线</w:t>
      </w:r>
      <w:r>
        <w:rPr>
          <w:rFonts w:hint="default" w:ascii="Times New Roman" w:hAnsi="Times New Roman" w:eastAsia="宋体" w:cs="Times New Roman"/>
          <w:sz w:val="22"/>
        </w:rPr>
        <w:t>：训练损失随 epoch 持续下降，验证损失在前几轮下降，后期趋于平稳。</w:t>
      </w:r>
    </w:p>
    <w:p w14:paraId="58A4ADB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Accuracy 曲线</w:t>
      </w:r>
      <w:r>
        <w:rPr>
          <w:rFonts w:hint="default" w:ascii="Times New Roman" w:hAnsi="Times New Roman" w:eastAsia="宋体" w:cs="Times New Roman"/>
          <w:sz w:val="22"/>
        </w:rPr>
        <w:t>：训练和验证准确率均随 epoch 上升，在第 3 轮后趋于稳定。</w:t>
      </w:r>
    </w:p>
    <w:p w14:paraId="6D1264D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训练准确率始终高于验证准确率，说明模型存在轻微过拟合，但整体泛化能力良好。</w:t>
      </w:r>
    </w:p>
    <w:p w14:paraId="06527A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55A3DE80">
      <w:pPr>
        <w:numPr>
          <w:ilvl w:val="0"/>
          <w:numId w:val="2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2"/>
        </w:rPr>
        <w:t>测试图像预测结果示例</w:t>
      </w:r>
      <w:bookmarkEnd w:id="8"/>
    </w:p>
    <w:p w14:paraId="04F840C2">
      <w:pPr>
        <w:numPr>
          <w:numId w:val="0"/>
        </w:numPr>
        <w:spacing w:before="320" w:after="120" w:line="288" w:lineRule="auto"/>
        <w:ind w:leftChars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9230" cy="218694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481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b/>
          <w:sz w:val="2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9230" cy="976630"/>
            <wp:effectExtent l="0" t="0" r="127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09F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分析：</w:t>
      </w:r>
    </w:p>
    <w:p w14:paraId="414CA18F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模型对大部分数字的预测都是正确的，包括形态清晰的 7、2、1、0、4、9。</w:t>
      </w:r>
    </w:p>
    <w:p w14:paraId="5E4BAE33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从示例来看，模型对数字 4 的识别非常稳定，对形态有变化的 1、2 也能正确分类。</w:t>
      </w:r>
    </w:p>
    <w:p w14:paraId="4DD06E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93C108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2"/>
        </w:rPr>
        <w:t>10. 结果分析与总结</w:t>
      </w:r>
      <w:bookmarkEnd w:id="9"/>
    </w:p>
    <w:p w14:paraId="477E485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0"/>
        </w:rPr>
        <w:t>10.1 关键问题分析</w:t>
      </w:r>
      <w:bookmarkEnd w:id="10"/>
    </w:p>
    <w:p w14:paraId="2D17009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训练 loss 是否随着 epoch 增加而下降？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是的，训练损失从 0.2152 下降到 0.0227，表明模型在训练集上持续学习。</w:t>
      </w:r>
    </w:p>
    <w:p w14:paraId="7D24871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验证 accuracy 是否随着训练逐渐提升？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是的，验证准确率从 0.9768 提升至 0.9862，说明模型的泛化能力在不断增强。</w:t>
      </w:r>
    </w:p>
    <w:p w14:paraId="49CF5A9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训练 accuracy 和验证 accuracy 是否存在明显差距？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存在轻微差距。最终训练准确率为 0.9929，验证准确率为 0.9862，差值约为 0.0067。</w:t>
      </w:r>
    </w:p>
    <w:p w14:paraId="76A0A38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如果存在明显差距，可能是什么原因？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这种差距主要源于</w:t>
      </w:r>
      <w:r>
        <w:rPr>
          <w:rFonts w:hint="default" w:ascii="Times New Roman" w:hAnsi="Times New Roman" w:eastAsia="宋体" w:cs="Times New Roman"/>
          <w:b/>
          <w:sz w:val="22"/>
        </w:rPr>
        <w:t>轻微过拟合</w:t>
      </w:r>
      <w:r>
        <w:rPr>
          <w:rFonts w:hint="default" w:ascii="Times New Roman" w:hAnsi="Times New Roman" w:eastAsia="宋体" w:cs="Times New Roman"/>
          <w:sz w:val="22"/>
        </w:rPr>
        <w:t>。模型过度学习了训练集中的噪声和细节，导致在未见过的验证集上表现略逊。</w:t>
      </w:r>
    </w:p>
    <w:p w14:paraId="65C1378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sz w:val="22"/>
        </w:rPr>
        <w:t>哪些数字或类别更容易被错误分类？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根据混淆矩阵和相关文献，形态相似的数字更容易被混淆，如：3 和 8、7 和 9、2 和 7。</w:t>
      </w:r>
    </w:p>
    <w:p w14:paraId="723CBC6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sz w:val="22"/>
        </w:rPr>
        <w:t>MNIST 和 CIFAR-10 哪个更难？为什么？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CIFAR-10 更难。原因在于：MNIST 是黑白、单物体、背景干净的图像，任务相对简单；而 CIFAR-10 是彩色图像，包含复杂背景和多类物体，类别间差异更小，对模型的特征提取能力要求更高。</w:t>
      </w:r>
    </w:p>
    <w:p w14:paraId="751D87D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进阶任务 1：修改网络结构</w:t>
      </w:r>
    </w:p>
    <w:p w14:paraId="546A396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1. 修改内容说明</w:t>
      </w:r>
    </w:p>
    <w:p w14:paraId="0B0FA65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在基础 CNN 模型的基础上，我做了以下修改：</w:t>
      </w:r>
    </w:p>
    <w:p w14:paraId="16A1861C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增加卷积层数量</w:t>
      </w:r>
      <w:r>
        <w:rPr>
          <w:rFonts w:hint="default" w:ascii="Times New Roman" w:hAnsi="Times New Roman" w:eastAsia="宋体" w:cs="Times New Roman"/>
          <w:sz w:val="22"/>
        </w:rPr>
        <w:t>：由 2 层卷积增加到 3 层卷积。</w:t>
      </w:r>
    </w:p>
    <w:p w14:paraId="38054404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增加卷积核数量</w:t>
      </w:r>
      <w:r>
        <w:rPr>
          <w:rFonts w:hint="default" w:ascii="Times New Roman" w:hAnsi="Times New Roman" w:eastAsia="宋体" w:cs="Times New Roman"/>
          <w:sz w:val="22"/>
        </w:rPr>
        <w:t xml:space="preserve">：通道数从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16→32</w:t>
      </w:r>
      <w:r>
        <w:rPr>
          <w:rFonts w:hint="default" w:ascii="Times New Roman" w:hAnsi="Times New Roman" w:eastAsia="宋体" w:cs="Times New Roman"/>
          <w:sz w:val="22"/>
        </w:rPr>
        <w:t xml:space="preserve"> 改为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16→32→64</w:t>
      </w:r>
      <w:r>
        <w:rPr>
          <w:rFonts w:hint="default" w:ascii="Times New Roman" w:hAnsi="Times New Roman" w:eastAsia="宋体" w:cs="Times New Roman"/>
          <w:sz w:val="22"/>
        </w:rPr>
        <w:t>，提高特征提取能力。</w:t>
      </w:r>
    </w:p>
    <w:p w14:paraId="42332F16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修改全连接层神经元数量</w:t>
      </w:r>
      <w:r>
        <w:rPr>
          <w:rFonts w:hint="default" w:ascii="Times New Roman" w:hAnsi="Times New Roman" w:eastAsia="宋体" w:cs="Times New Roman"/>
          <w:sz w:val="22"/>
        </w:rPr>
        <w:t>：从 128 个神经元增加到 512 个神经元，增强模型表达能力。</w:t>
      </w:r>
    </w:p>
    <w:p w14:paraId="01A97972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加入 Dropout 层</w:t>
      </w:r>
      <w:r>
        <w:rPr>
          <w:rFonts w:hint="default" w:ascii="Times New Roman" w:hAnsi="Times New Roman" w:eastAsia="宋体" w:cs="Times New Roman"/>
          <w:sz w:val="22"/>
        </w:rPr>
        <w:t xml:space="preserve">：在卷积层后加入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Dropout(0.5)</w:t>
      </w:r>
      <w:r>
        <w:rPr>
          <w:rFonts w:hint="default" w:ascii="Times New Roman" w:hAnsi="Times New Roman" w:eastAsia="宋体" w:cs="Times New Roman"/>
          <w:sz w:val="22"/>
        </w:rPr>
        <w:t>，防止模型过拟合。</w:t>
      </w:r>
    </w:p>
    <w:p w14:paraId="0EC1704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2. 性能变化对比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EA259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20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565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测试准确率</w:t>
            </w:r>
          </w:p>
        </w:tc>
      </w:tr>
      <w:tr w14:paraId="26C9E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B8F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基础 CNN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E0D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0.9872</w:t>
            </w:r>
          </w:p>
        </w:tc>
      </w:tr>
      <w:tr w14:paraId="4C9F5B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81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改进后 CNN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5F2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0.9921</w:t>
            </w:r>
          </w:p>
        </w:tc>
      </w:tr>
    </w:tbl>
    <w:p w14:paraId="42AA308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3. 结果分析</w:t>
      </w:r>
    </w:p>
    <w:p w14:paraId="2A8BA9A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修改后模型的测试准确率从 </w:t>
      </w:r>
      <w:r>
        <w:rPr>
          <w:rFonts w:hint="default" w:ascii="Times New Roman" w:hAnsi="Times New Roman" w:eastAsia="宋体" w:cs="Times New Roman"/>
          <w:b/>
          <w:sz w:val="22"/>
        </w:rPr>
        <w:t>98.72%</w:t>
      </w:r>
      <w:r>
        <w:rPr>
          <w:rFonts w:hint="default" w:ascii="Times New Roman" w:hAnsi="Times New Roman" w:eastAsia="宋体" w:cs="Times New Roman"/>
          <w:sz w:val="22"/>
        </w:rPr>
        <w:t xml:space="preserve"> 提升至 </w:t>
      </w:r>
      <w:r>
        <w:rPr>
          <w:rFonts w:hint="default" w:ascii="Times New Roman" w:hAnsi="Times New Roman" w:eastAsia="宋体" w:cs="Times New Roman"/>
          <w:b/>
          <w:sz w:val="22"/>
        </w:rPr>
        <w:t>99.21%</w:t>
      </w:r>
      <w:r>
        <w:rPr>
          <w:rFonts w:hint="default" w:ascii="Times New Roman" w:hAnsi="Times New Roman" w:eastAsia="宋体" w:cs="Times New Roman"/>
          <w:sz w:val="22"/>
        </w:rPr>
        <w:t>，性能有明显提升。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可能的原因：</w:t>
      </w:r>
    </w:p>
    <w:p w14:paraId="47FF6B63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更深的卷积层和更多的卷积核，能提取更丰富的图像特征（如边缘、纹理、结构信息），对数字的区分能力更强。</w:t>
      </w:r>
    </w:p>
    <w:p w14:paraId="79DAB16B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Dropout 层有效抑制了过拟合，提高了模型的泛化能力，使模型在未见过的测试集上表现更好。</w:t>
      </w:r>
    </w:p>
    <w:p w14:paraId="464F064F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更大的全连接层提升了模型的非线性表达能力，能更好地映射特征到类别空间。</w:t>
      </w:r>
    </w:p>
    <w:p w14:paraId="20F4BB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0DD80F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进阶任务 2：比较不同优化器</w:t>
      </w:r>
    </w:p>
    <w:p w14:paraId="4FBBD78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1. 优化器比较记录表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0679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7B4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Optimizer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A19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Learning 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FE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Test Accuracy</w:t>
            </w:r>
          </w:p>
        </w:tc>
      </w:tr>
      <w:tr w14:paraId="22A476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FD6A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SGD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5DF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1E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0.9876</w:t>
            </w:r>
          </w:p>
        </w:tc>
      </w:tr>
      <w:tr w14:paraId="3034A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DCE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Adam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504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4A1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0.9872</w:t>
            </w:r>
          </w:p>
        </w:tc>
      </w:tr>
    </w:tbl>
    <w:p w14:paraId="5194E95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2. 结果分析</w:t>
      </w:r>
    </w:p>
    <w:p w14:paraId="5918B7E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SGD</w:t>
      </w:r>
      <w:r>
        <w:rPr>
          <w:rFonts w:hint="default" w:ascii="Times New Roman" w:hAnsi="Times New Roman" w:eastAsia="宋体" w:cs="Times New Roman"/>
          <w:sz w:val="22"/>
        </w:rPr>
        <w:t>：在学习率为 0.01 时，测试准确率为 98.76%。SGD 需要手动调整学习率，收敛过程相对稳定，但速度较慢，对超参数的依赖较高。</w:t>
      </w:r>
    </w:p>
    <w:p w14:paraId="665028B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Adam</w:t>
      </w:r>
      <w:r>
        <w:rPr>
          <w:rFonts w:hint="default" w:ascii="Times New Roman" w:hAnsi="Times New Roman" w:eastAsia="宋体" w:cs="Times New Roman"/>
          <w:sz w:val="22"/>
        </w:rPr>
        <w:t>：在学习率为 0.001 时，测试准确率为 98.72%。Adam 能自适应调整学习率，收敛速度更快，对初始学习率不敏感，在本实验中表现与 SGD 接近。</w:t>
      </w:r>
    </w:p>
    <w:p w14:paraId="5EFF4D0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影响总结</w:t>
      </w:r>
      <w:r>
        <w:rPr>
          <w:rFonts w:hint="default" w:ascii="Times New Roman" w:hAnsi="Times New Roman" w:eastAsia="宋体" w:cs="Times New Roman"/>
          <w:sz w:val="22"/>
        </w:rPr>
        <w:t>：在本实验设置下，两种优化器的最终准确率差异不大，但 Adam 的训练过程更稳定、收敛更快；SGD 在合适的学习率下也能取得不错的效果，但调参成本更高。</w:t>
      </w:r>
    </w:p>
    <w:p w14:paraId="61EB12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56DFEF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进阶任务 3：比较 MNIST 和 CIFAR-10</w:t>
      </w:r>
    </w:p>
    <w:p w14:paraId="7FDCA19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1. 数据集比较记录表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0870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E193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BEE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图像类型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13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类别数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813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测试准确率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2D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难度</w:t>
            </w:r>
          </w:p>
        </w:tc>
      </w:tr>
      <w:tr w14:paraId="091A1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B2B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MNIST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D4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灰度手写数字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200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006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0.9872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8C3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低</w:t>
            </w:r>
          </w:p>
        </w:tc>
      </w:tr>
      <w:tr w14:paraId="092071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0C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CIFAR-10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99CA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彩色自然图像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C4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A2D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0.6426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203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</w:tr>
    </w:tbl>
    <w:p w14:paraId="2225E2D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2. 结果分析</w:t>
      </w:r>
    </w:p>
    <w:p w14:paraId="29374A6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CIFAR-10 的测试准确率仅为 64.26%，远低于 MNIST 的 98.72%，说明 CIFAR-10 的分类难度显著更高。</w:t>
      </w:r>
    </w:p>
    <w:p w14:paraId="4D0BCC1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3. 为什么 CIFAR-10 更难？</w:t>
      </w:r>
    </w:p>
    <w:p w14:paraId="54E1D62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图像复杂度更高</w:t>
      </w:r>
      <w:r>
        <w:rPr>
          <w:rFonts w:hint="default" w:ascii="Times New Roman" w:hAnsi="Times New Roman" w:eastAsia="宋体" w:cs="Times New Roman"/>
          <w:sz w:val="22"/>
        </w:rPr>
        <w:t>：CIFAR-10 是 3 通道彩色图像，包含更丰富的颜色和纹理信息，而 MNIST 是单通道灰度图像，信息简单。</w:t>
      </w:r>
    </w:p>
    <w:p w14:paraId="1508FA1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背景干扰大</w:t>
      </w:r>
      <w:r>
        <w:rPr>
          <w:rFonts w:hint="default" w:ascii="Times New Roman" w:hAnsi="Times New Roman" w:eastAsia="宋体" w:cs="Times New Roman"/>
          <w:sz w:val="22"/>
        </w:rPr>
        <w:t>：CIFAR-10 图像背景复杂，物体可能被遮挡或角度变化，而 MNIST 背景干净，数字位于图像中心。</w:t>
      </w:r>
    </w:p>
    <w:p w14:paraId="73E7573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类别差异小</w:t>
      </w:r>
      <w:r>
        <w:rPr>
          <w:rFonts w:hint="default" w:ascii="Times New Roman" w:hAnsi="Times New Roman" w:eastAsia="宋体" w:cs="Times New Roman"/>
          <w:sz w:val="22"/>
        </w:rPr>
        <w:t>：CIFAR-10 中的物体类别（如猫和狗、汽车和卡车）视觉特征相似度高，区分难度大；而 MNIST 的数字特征差异明显。</w:t>
      </w:r>
    </w:p>
    <w:p w14:paraId="7FB557E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模型特征提取难度大</w:t>
      </w:r>
      <w:r>
        <w:rPr>
          <w:rFonts w:hint="default" w:ascii="Times New Roman" w:hAnsi="Times New Roman" w:eastAsia="宋体" w:cs="Times New Roman"/>
          <w:sz w:val="22"/>
        </w:rPr>
        <w:t>：CIFAR-10 的低分辨率（32×32）导致有效特征更难提取，对模型的特征学习能力要求更高。</w:t>
      </w:r>
    </w:p>
    <w:p w14:paraId="03AD957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</w:p>
    <w:p w14:paraId="00F4DF0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0"/>
        </w:rPr>
        <w:t>实验总结</w:t>
      </w:r>
      <w:bookmarkEnd w:id="11"/>
    </w:p>
    <w:p w14:paraId="37A5E13D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本次实验成功实现了基于 CNN 的 MNIST 手写数字分类任务，模型在测试集上取得了 </w:t>
      </w:r>
      <w:r>
        <w:rPr>
          <w:rFonts w:hint="default" w:ascii="Times New Roman" w:hAnsi="Times New Roman" w:eastAsia="宋体" w:cs="Times New Roman"/>
          <w:b/>
          <w:sz w:val="22"/>
        </w:rPr>
        <w:t>98.75%</w:t>
      </w:r>
      <w:r>
        <w:rPr>
          <w:rFonts w:hint="default" w:ascii="Times New Roman" w:hAnsi="Times New Roman" w:eastAsia="宋体" w:cs="Times New Roman"/>
          <w:sz w:val="22"/>
        </w:rPr>
        <w:t xml:space="preserve"> 的准确率，表现优秀。通过对训练和验证曲线的分析，我们观察到模型收敛稳定，泛化能力良好，仅存在轻微过拟合现象。</w:t>
      </w:r>
    </w:p>
    <w:p w14:paraId="15CA83DD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实验结果验证了卷积神经网络在图像分类任务上的有效性。卷积层能够自动提取边缘、纹理等低级特征，再通过全连接层进行分类，这种结构非常适合处理网格状的图像数据。通过本次实验，我不仅掌握了 PyTorch 框架的基本使用，也对深度学习模型的训练、评估和优化过程有了更深入的理解。</w:t>
      </w:r>
    </w:p>
    <w:p w14:paraId="3EC0BAF2">
      <w:pPr>
        <w:spacing w:before="120" w:after="120" w:line="288" w:lineRule="auto"/>
        <w:ind w:left="0"/>
        <w:jc w:val="left"/>
      </w:pP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C98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147E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4FA67"/>
    <w:multiLevelType w:val="singleLevel"/>
    <w:tmpl w:val="0394FA6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4433C013"/>
    <w:multiLevelType w:val="singleLevel"/>
    <w:tmpl w:val="4433C013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171E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1477</Words>
  <Characters>2351</Characters>
  <TotalTime>1</TotalTime>
  <ScaleCrop>false</ScaleCrop>
  <LinksUpToDate>false</LinksUpToDate>
  <CharactersWithSpaces>2624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2026-05-21T15:49:00Z</dcterms:created>
  <dc:creator>Apache POI</dc:creator>
  <cp:lastModifiedBy>大風聽莪説</cp:lastModifiedBy>
  <dcterms:modified xsi:type="dcterms:W3CDTF">2026-05-21T16:14:10Z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47B74F81E1E74D0E87A22F5FA3F042E9_12</vt:lpwstr>
  </property>
</Properties>
</file>