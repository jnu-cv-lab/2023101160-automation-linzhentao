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BA8E6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2C30C41B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   计算机视觉实验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0AFE0ABA">
      <w:pPr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计算机视觉第十二次实验 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赵乘骥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1E42DB7E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C105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3D80134C">
      <w:p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林振涛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2023101160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          </w:t>
      </w:r>
    </w:p>
    <w:p w14:paraId="2A04F538">
      <w:pPr>
        <w:numPr>
          <w:ins w:id="0" w:author="MC SYSTEM" w:date="2006-06-11T14:06:00Z"/>
        </w:numPr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 自动化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071A2A2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6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5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 xml:space="preserve">日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6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5</w:t>
      </w:r>
      <w:r>
        <w:rPr>
          <w:rFonts w:eastAsia="楷体_GB2312"/>
          <w:sz w:val="28"/>
          <w:szCs w:val="28"/>
        </w:rPr>
        <w:t xml:space="preserve">日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午 温度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℃湿度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/>
          <w:sz w:val="28"/>
          <w:szCs w:val="28"/>
        </w:rPr>
        <w:t xml:space="preserve"> </w:t>
      </w:r>
    </w:p>
    <w:p w14:paraId="474648C1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0" w:name="heading_1"/>
      <w:r>
        <w:rPr>
          <w:rFonts w:hint="default" w:ascii="Times New Roman" w:hAnsi="Times New Roman" w:eastAsia="宋体" w:cs="Times New Roman"/>
          <w:b/>
          <w:sz w:val="36"/>
        </w:rPr>
        <w:t>一、实验目的</w:t>
      </w:r>
      <w:bookmarkEnd w:id="0"/>
    </w:p>
    <w:p w14:paraId="1E3A6F82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实现正弦位置编码（Sinusoidal Position Encoding）</w:t>
      </w:r>
    </w:p>
    <w:p w14:paraId="74449A8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实现二维向量旋转</w:t>
      </w:r>
    </w:p>
    <w:p w14:paraId="5BCB93A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>实现高维旋转位置编码（RoPE）</w:t>
      </w:r>
    </w:p>
    <w:p w14:paraId="79310C8F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2"/>
        </w:rPr>
        <w:t>对比 E+pos 与 RoPE 的位置注入方式</w:t>
      </w:r>
    </w:p>
    <w:p w14:paraId="7535B05C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sz w:val="22"/>
        </w:rPr>
        <w:t>用数值实验验证 RoPE 的相对位置性质</w:t>
      </w:r>
    </w:p>
    <w:p w14:paraId="6AF5794B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sz w:val="22"/>
        </w:rPr>
        <w:t>回答指定 7 个理论问题，说明 RoPE 为何优于 E+pos</w:t>
      </w:r>
    </w:p>
    <w:p w14:paraId="15301A5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628B02A3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1" w:name="heading_2"/>
      <w:r>
        <w:rPr>
          <w:rFonts w:hint="default" w:ascii="Times New Roman" w:hAnsi="Times New Roman" w:eastAsia="宋体" w:cs="Times New Roman"/>
          <w:b/>
          <w:sz w:val="36"/>
        </w:rPr>
        <w:t>二、实验环境</w:t>
      </w:r>
      <w:bookmarkEnd w:id="1"/>
    </w:p>
    <w:p w14:paraId="3A1DB04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语言：Python</w:t>
      </w:r>
    </w:p>
    <w:p w14:paraId="486C81E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框架：PyTorch</w:t>
      </w:r>
    </w:p>
    <w:p w14:paraId="2748C25E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绘图：Matplotlib</w:t>
      </w:r>
    </w:p>
    <w:p w14:paraId="257A0E52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任务：位置编码实现与对比</w:t>
      </w:r>
    </w:p>
    <w:p w14:paraId="4DF98E9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29C4A2B3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2" w:name="heading_3"/>
      <w:r>
        <w:rPr>
          <w:rFonts w:hint="default" w:ascii="Times New Roman" w:hAnsi="Times New Roman" w:eastAsia="宋体" w:cs="Times New Roman"/>
          <w:b/>
          <w:sz w:val="36"/>
        </w:rPr>
        <w:t>三、实现内容（对应作业要求）</w:t>
      </w:r>
      <w:bookmarkEnd w:id="2"/>
    </w:p>
    <w:p w14:paraId="4F072271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3" w:name="heading_4"/>
      <w:r>
        <w:rPr>
          <w:rFonts w:hint="default" w:ascii="Times New Roman" w:hAnsi="Times New Roman" w:eastAsia="宋体" w:cs="Times New Roman"/>
          <w:b/>
          <w:sz w:val="32"/>
        </w:rPr>
        <w:t>1. 实现 Sinusoidal Position Encoding</w:t>
      </w:r>
      <w:bookmarkEnd w:id="3"/>
    </w:p>
    <w:p w14:paraId="77B5BF7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使用不同频率的正弦、余弦函数生成固定位置编码：</w:t>
      </w:r>
    </w:p>
    <w:p w14:paraId="04147F3B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偶维度：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PE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pos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,2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i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)=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sin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⁡(</m:t>
        </m:r>
        <m:f>
          <m:fPr>
            <m:ctrlPr>
              <w:rPr>
                <w:rFonts w:hint="default" w:ascii="Cambria Math" w:hAnsi="Cambria Math" w:eastAsia="宋体" w:cs="Times New Roman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pos</m:t>
            </m:r>
            <m:ctrlPr>
              <w:rPr>
                <w:rFonts w:hint="default" w:ascii="Cambria Math" w:hAnsi="Cambria Math" w:eastAsia="宋体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宋体" w:cs="Times New Roman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</w:rPr>
                  <m:t>10000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</w:rPr>
                  <m:t>/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d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)</m:t>
        </m:r>
      </m:oMath>
    </w:p>
    <w:p w14:paraId="22909F8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奇维度：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PE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pos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,2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i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+1)=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cos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⁡(</m:t>
        </m:r>
        <m:f>
          <m:fPr>
            <m:ctrlPr>
              <w:rPr>
                <w:rFonts w:hint="default" w:ascii="Cambria Math" w:hAnsi="Cambria Math" w:eastAsia="宋体" w:cs="Times New Roman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pos</m:t>
            </m:r>
            <m:ctrlPr>
              <w:rPr>
                <w:rFonts w:hint="default" w:ascii="Cambria Math" w:hAnsi="Cambria Math" w:eastAsia="宋体" w:cs="Times New Roma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宋体" w:cs="Times New Roman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</w:rPr>
                  <m:t>10000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i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</w:rPr>
                  <m:t>/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</w:rPr>
                  <m:t>d</m:t>
                </m:r>
                <m:ctrlPr>
                  <w:rPr>
                    <w:rFonts w:hint="default" w:ascii="Cambria Math" w:hAnsi="Cambria Math" w:eastAsia="宋体" w:cs="Times New Roman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)</m:t>
        </m:r>
      </m:oMath>
    </w:p>
    <w:p w14:paraId="00BCE91B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结果图</w:t>
      </w: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66690" cy="3310255"/>
            <wp:effectExtent l="0" t="0" r="381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17CE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分析</w:t>
      </w:r>
      <w:r>
        <w:rPr>
          <w:rFonts w:hint="default" w:ascii="Times New Roman" w:hAnsi="Times New Roman" w:eastAsia="宋体" w:cs="Times New Roman"/>
          <w:sz w:val="22"/>
        </w:rPr>
        <w:t>：编码呈现周期性条纹，不同维度频率不同，可表示不同位置信息。</w:t>
      </w:r>
    </w:p>
    <w:p w14:paraId="193B800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7E7C6AFE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4" w:name="heading_5"/>
      <w:r>
        <w:rPr>
          <w:rFonts w:hint="default" w:ascii="Times New Roman" w:hAnsi="Times New Roman" w:eastAsia="宋体" w:cs="Times New Roman"/>
          <w:b/>
          <w:sz w:val="32"/>
        </w:rPr>
        <w:t>2. 实现二维向量旋转</w:t>
      </w:r>
      <w:bookmarkEnd w:id="4"/>
    </w:p>
    <w:p w14:paraId="37DD784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RoPE 基础操作：对二维向量按角度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θ</m:t>
        </m:r>
      </m:oMath>
      <w:r>
        <w:rPr>
          <w:rFonts w:hint="default" w:ascii="Times New Roman" w:hAnsi="Times New Roman" w:eastAsia="宋体" w:cs="Times New Roman"/>
          <w:sz w:val="22"/>
        </w:rPr>
        <w:t xml:space="preserve"> 旋转</w:t>
      </w:r>
    </w:p>
    <w:p w14:paraId="08E28B3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结果图</w:t>
      </w: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67325" cy="183642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5267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分析</w:t>
      </w:r>
      <w:r>
        <w:rPr>
          <w:rFonts w:hint="default" w:ascii="Times New Roman" w:hAnsi="Times New Roman" w:eastAsia="宋体" w:cs="Times New Roman"/>
          <w:sz w:val="22"/>
        </w:rPr>
        <w:t>：位置越远，旋转角度越大，用旋转表示位置。</w:t>
      </w:r>
    </w:p>
    <w:p w14:paraId="64E0448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7C9449A9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5" w:name="heading_6"/>
      <w:r>
        <w:rPr>
          <w:rFonts w:hint="default" w:ascii="Times New Roman" w:hAnsi="Times New Roman" w:eastAsia="宋体" w:cs="Times New Roman"/>
          <w:b/>
          <w:sz w:val="32"/>
        </w:rPr>
        <w:t>3. 实现高维 RoPE</w:t>
      </w:r>
      <w:bookmarkEnd w:id="5"/>
    </w:p>
    <w:p w14:paraId="04DF6D0D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将特征按</w:t>
      </w:r>
      <w:r>
        <w:rPr>
          <w:rFonts w:hint="default" w:ascii="Times New Roman" w:hAnsi="Times New Roman" w:eastAsia="宋体" w:cs="Times New Roman"/>
          <w:b/>
          <w:sz w:val="22"/>
        </w:rPr>
        <w:t>奇偶维度分组</w:t>
      </w:r>
      <w:r>
        <w:rPr>
          <w:rFonts w:hint="default" w:ascii="Times New Roman" w:hAnsi="Times New Roman" w:eastAsia="宋体" w:cs="Times New Roman"/>
          <w:sz w:val="22"/>
        </w:rPr>
        <w:t>，每组独立旋转，完成高维 RoPE 编码。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 xml:space="preserve">仅对 </w:t>
      </w:r>
      <w:r>
        <w:rPr>
          <w:rFonts w:hint="default" w:ascii="Times New Roman" w:hAnsi="Times New Roman" w:eastAsia="宋体" w:cs="Times New Roman"/>
          <w:b/>
          <w:sz w:val="22"/>
        </w:rPr>
        <w:t>Q、K</w:t>
      </w:r>
      <w:r>
        <w:rPr>
          <w:rFonts w:hint="default" w:ascii="Times New Roman" w:hAnsi="Times New Roman" w:eastAsia="宋体" w:cs="Times New Roman"/>
          <w:sz w:val="22"/>
        </w:rPr>
        <w:t xml:space="preserve"> 进行旋转，不改变 V。</w:t>
      </w:r>
    </w:p>
    <w:p w14:paraId="55B9CDA2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结果图</w:t>
      </w: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70500" cy="3132455"/>
            <wp:effectExtent l="0" t="0" r="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5F5F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分析</w:t>
      </w:r>
      <w:r>
        <w:rPr>
          <w:rFonts w:hint="default" w:ascii="Times New Roman" w:hAnsi="Times New Roman" w:eastAsia="宋体" w:cs="Times New Roman"/>
          <w:sz w:val="22"/>
        </w:rPr>
        <w:t>：RoPE 通过旋转编码位置，不破坏原始特征分布。</w:t>
      </w:r>
    </w:p>
    <w:p w14:paraId="01868C4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09AD75CD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6" w:name="heading_7"/>
      <w:r>
        <w:rPr>
          <w:rFonts w:hint="default" w:ascii="Times New Roman" w:hAnsi="Times New Roman" w:eastAsia="宋体" w:cs="Times New Roman"/>
          <w:b/>
          <w:sz w:val="32"/>
        </w:rPr>
        <w:t>4. 对比 E+pos 和 RoPE 的输入方式</w:t>
      </w:r>
      <w:bookmarkEnd w:id="6"/>
    </w:p>
    <w:p w14:paraId="0375587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E+pos</w:t>
      </w:r>
      <w:r>
        <w:rPr>
          <w:rFonts w:hint="default" w:ascii="Times New Roman" w:hAnsi="Times New Roman" w:eastAsia="宋体" w:cs="Times New Roman"/>
          <w:sz w:val="22"/>
        </w:rPr>
        <w:t>：输入 = 词嵌入 + 位置编码</w:t>
      </w:r>
    </w:p>
    <w:p w14:paraId="0ADE46F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RoPE</w:t>
      </w:r>
      <w:r>
        <w:rPr>
          <w:rFonts w:hint="default" w:ascii="Times New Roman" w:hAnsi="Times New Roman" w:eastAsia="宋体" w:cs="Times New Roman"/>
          <w:sz w:val="22"/>
        </w:rPr>
        <w:t>：对 Q、K 向量旋转，不做加法</w:t>
      </w:r>
    </w:p>
    <w:p w14:paraId="466D43B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结果图</w:t>
      </w: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71135" cy="1974850"/>
            <wp:effectExtent l="0" t="0" r="1206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01E3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分析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1AB069C6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E+pos：内容与位置直接混合</w:t>
      </w:r>
    </w:p>
    <w:p w14:paraId="1B6A7134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RoPE：位置以旋转形式注入，信息更干净</w:t>
      </w:r>
    </w:p>
    <w:p w14:paraId="31A092E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5CA939E3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7" w:name="heading_8"/>
      <w:r>
        <w:rPr>
          <w:rFonts w:hint="default" w:ascii="Times New Roman" w:hAnsi="Times New Roman" w:eastAsia="宋体" w:cs="Times New Roman"/>
          <w:b/>
          <w:sz w:val="32"/>
        </w:rPr>
        <w:t>5. 验证 RoPE 相对位置性质</w:t>
      </w:r>
      <w:bookmarkEnd w:id="7"/>
    </w:p>
    <w:p w14:paraId="4AFE82C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实验：相同相对距离 → 点积相同</w:t>
      </w:r>
    </w:p>
    <w:p w14:paraId="68A7691D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(1,3) 距离 2</w:t>
      </w:r>
    </w:p>
    <w:p w14:paraId="51BF8C05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(5,7) 距离 2</w:t>
      </w:r>
    </w:p>
    <w:p w14:paraId="2680C6F7">
      <w:pPr>
        <w:numPr>
          <w:numId w:val="0"/>
        </w:numPr>
        <w:spacing w:before="120" w:after="120" w:line="288" w:lineRule="auto"/>
        <w:ind w:firstLine="220" w:firstLineChars="1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(0,5) 距离 5</w:t>
      </w:r>
    </w:p>
    <w:p w14:paraId="4B09B78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结果图</w:t>
      </w: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67325" cy="3175635"/>
            <wp:effectExtent l="0" t="0" r="317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359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结论</w:t>
      </w:r>
      <w:r>
        <w:rPr>
          <w:rFonts w:hint="default" w:ascii="Times New Roman" w:hAnsi="Times New Roman" w:eastAsia="宋体" w:cs="Times New Roman"/>
          <w:sz w:val="22"/>
        </w:rPr>
        <w:t>：RoPE 点积</w:t>
      </w:r>
      <w:r>
        <w:rPr>
          <w:rFonts w:hint="default" w:ascii="Times New Roman" w:hAnsi="Times New Roman" w:eastAsia="宋体" w:cs="Times New Roman"/>
          <w:b/>
          <w:sz w:val="22"/>
        </w:rPr>
        <w:t>只与相对位置有关</w:t>
      </w:r>
      <w:r>
        <w:rPr>
          <w:rFonts w:hint="default" w:ascii="Times New Roman" w:hAnsi="Times New Roman" w:eastAsia="宋体" w:cs="Times New Roman"/>
          <w:sz w:val="22"/>
        </w:rPr>
        <w:t>，与绝对位置无关。</w:t>
      </w:r>
    </w:p>
    <w:p w14:paraId="59F6638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2FCCC898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8" w:name="heading_9"/>
      <w:r>
        <w:rPr>
          <w:rFonts w:hint="default" w:ascii="Times New Roman" w:hAnsi="Times New Roman" w:eastAsia="宋体" w:cs="Times New Roman"/>
          <w:b/>
          <w:sz w:val="36"/>
        </w:rPr>
        <w:t>四、作业 7 个问题（</w:t>
      </w:r>
      <w:bookmarkEnd w:id="8"/>
    </w:p>
    <w:p w14:paraId="7F2B74F8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9" w:name="heading_10"/>
      <w:r>
        <w:rPr>
          <w:rFonts w:hint="default" w:ascii="Times New Roman" w:hAnsi="Times New Roman" w:eastAsia="宋体" w:cs="Times New Roman"/>
          <w:b/>
          <w:sz w:val="32"/>
        </w:rPr>
        <w:t>1. Transformer 为什么需要位置编码？</w:t>
      </w:r>
      <w:bookmarkEnd w:id="9"/>
    </w:p>
    <w:p w14:paraId="58369E7A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Transformer 的自注意力是</w:t>
      </w:r>
      <w:r>
        <w:rPr>
          <w:rFonts w:hint="default" w:ascii="Times New Roman" w:hAnsi="Times New Roman" w:eastAsia="宋体" w:cs="Times New Roman"/>
          <w:b/>
          <w:sz w:val="22"/>
        </w:rPr>
        <w:t>排列不变</w:t>
      </w:r>
      <w:r>
        <w:rPr>
          <w:rFonts w:hint="default" w:ascii="Times New Roman" w:hAnsi="Times New Roman" w:eastAsia="宋体" w:cs="Times New Roman"/>
          <w:sz w:val="22"/>
        </w:rPr>
        <w:t>的，无法感知序列顺序。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必须加入位置编码，让模型知道 token 的先后位置。</w:t>
      </w:r>
    </w:p>
    <w:p w14:paraId="780A7824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0" w:name="heading_11"/>
      <w:r>
        <w:rPr>
          <w:rFonts w:hint="default" w:ascii="Times New Roman" w:hAnsi="Times New Roman" w:eastAsia="宋体" w:cs="Times New Roman"/>
          <w:b/>
          <w:sz w:val="32"/>
        </w:rPr>
        <w:t>2. 传统 sinusoidal position encoding 如何生成？</w:t>
      </w:r>
      <w:bookmarkEnd w:id="10"/>
    </w:p>
    <w:p w14:paraId="75B7A58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使用不同频率的正弦、余弦函数：</w:t>
      </w:r>
    </w:p>
    <w:p w14:paraId="002666BD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偶数维度：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sin</m:t>
        </m:r>
        <w:bookmarkStart w:id="18" w:name="_GoBack"/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⁡</m:t>
        </m:r>
        <w:bookmarkEnd w:id="18"/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pos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/</m:t>
        </m:r>
        <m:sSup>
          <m:sSupPr>
            <m:ctrlPr>
              <w:rPr>
                <w:rFonts w:hint="default" w:ascii="Cambria Math" w:hAnsi="Cambria Math" w:eastAsia="宋体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</w:rPr>
              <m:t>10000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</w:rPr>
              <m:t>/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d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)</m:t>
        </m:r>
      </m:oMath>
    </w:p>
    <w:p w14:paraId="2F26D1A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奇数维度：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</w:rPr>
          <m:t>cos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⁡(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pos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/</m:t>
        </m:r>
        <m:sSup>
          <m:sSupPr>
            <m:ctrlPr>
              <w:rPr>
                <w:rFonts w:hint="default" w:ascii="Cambria Math" w:hAnsi="Cambria Math" w:eastAsia="宋体" w:cs="Times New Roman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</w:rPr>
              <m:t>10000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</w:rPr>
              <m:t>/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d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)</m:t>
        </m:r>
      </m:oMath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生成固定位置编码，直接加到嵌入上。</w:t>
      </w:r>
    </w:p>
    <w:p w14:paraId="665B1A7C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1" w:name="heading_12"/>
      <w:r>
        <w:rPr>
          <w:rFonts w:hint="default" w:ascii="Times New Roman" w:hAnsi="Times New Roman" w:eastAsia="宋体" w:cs="Times New Roman"/>
          <w:b/>
          <w:sz w:val="32"/>
        </w:rPr>
        <w:t>3. E + pos 为什么有 “内容和位置混合” 问题？</w:t>
      </w:r>
      <w:bookmarkEnd w:id="11"/>
    </w:p>
    <w:p w14:paraId="592A1311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E+pos 使用加法：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输入=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</w:rPr>
            <m:t>词嵌入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+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</w:rPr>
            <m:t>位置编码</m:t>
          </m:r>
        </m:oMath>
      </m:oMathPara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加法会让</w:t>
      </w:r>
      <w:r>
        <w:rPr>
          <w:rFonts w:hint="default" w:ascii="Times New Roman" w:hAnsi="Times New Roman" w:eastAsia="宋体" w:cs="Times New Roman"/>
          <w:b/>
          <w:sz w:val="22"/>
        </w:rPr>
        <w:t>内容信息与位置信息完全混合</w:t>
      </w:r>
      <w:r>
        <w:rPr>
          <w:rFonts w:hint="default" w:ascii="Times New Roman" w:hAnsi="Times New Roman" w:eastAsia="宋体" w:cs="Times New Roman"/>
          <w:sz w:val="22"/>
        </w:rPr>
        <w:t>，模型无法区分 “词是什么” 和 “词在哪里”。</w:t>
      </w:r>
    </w:p>
    <w:p w14:paraId="1E29D828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2" w:name="heading_13"/>
      <w:r>
        <w:rPr>
          <w:rFonts w:hint="default" w:ascii="Times New Roman" w:hAnsi="Times New Roman" w:eastAsia="宋体" w:cs="Times New Roman"/>
          <w:b/>
          <w:sz w:val="32"/>
        </w:rPr>
        <w:t>4. RoPE 不是加法，而是旋转</w:t>
      </w:r>
      <w:bookmarkEnd w:id="12"/>
    </w:p>
    <w:p w14:paraId="1FC5A4E5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RoPE 不做加法，而是对向量进行</w:t>
      </w:r>
      <w:r>
        <w:rPr>
          <w:rFonts w:hint="default" w:ascii="Times New Roman" w:hAnsi="Times New Roman" w:eastAsia="宋体" w:cs="Times New Roman"/>
          <w:b/>
          <w:sz w:val="22"/>
        </w:rPr>
        <w:t>旋转</w:t>
      </w:r>
      <w:r>
        <w:rPr>
          <w:rFonts w:hint="default" w:ascii="Times New Roman" w:hAnsi="Times New Roman" w:eastAsia="宋体" w:cs="Times New Roman"/>
          <w:sz w:val="22"/>
        </w:rPr>
        <w:t>。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位置越远，旋转角度越大，用几何变换表示位置。</w:t>
      </w:r>
    </w:p>
    <w:p w14:paraId="4768156E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3" w:name="heading_14"/>
      <w:r>
        <w:rPr>
          <w:rFonts w:hint="default" w:ascii="Times New Roman" w:hAnsi="Times New Roman" w:eastAsia="宋体" w:cs="Times New Roman"/>
          <w:b/>
          <w:sz w:val="32"/>
        </w:rPr>
        <w:t>5. RoPE 作用在 Q 和 K 上</w:t>
      </w:r>
      <w:bookmarkEnd w:id="13"/>
    </w:p>
    <w:p w14:paraId="7DF2696E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RoPE 只旋转 </w:t>
      </w:r>
      <w:r>
        <w:rPr>
          <w:rFonts w:hint="default" w:ascii="Times New Roman" w:hAnsi="Times New Roman" w:eastAsia="宋体" w:cs="Times New Roman"/>
          <w:b/>
          <w:sz w:val="22"/>
        </w:rPr>
        <w:t>Query 和 Key</w:t>
      </w:r>
      <w:r>
        <w:rPr>
          <w:rFonts w:hint="default" w:ascii="Times New Roman" w:hAnsi="Times New Roman" w:eastAsia="宋体" w:cs="Times New Roman"/>
          <w:sz w:val="22"/>
        </w:rPr>
        <w:t>，不改变 Value 和输入嵌入，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只在注意力计算时注入位置信息。</w:t>
      </w:r>
    </w:p>
    <w:p w14:paraId="6EA448C4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4" w:name="heading_15"/>
      <w:r>
        <w:rPr>
          <w:rFonts w:hint="default" w:ascii="Times New Roman" w:hAnsi="Times New Roman" w:eastAsia="宋体" w:cs="Times New Roman"/>
          <w:b/>
          <w:sz w:val="32"/>
        </w:rPr>
        <w:t>6. RoPE 的点积天然包含相对位置</w:t>
      </w:r>
      <w:bookmarkEnd w:id="14"/>
    </w:p>
    <w:p w14:paraId="5806700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旋转后的 Q、K 点积满足：</w:t>
      </w:r>
      <w:r>
        <w:rPr>
          <w:rFonts w:hint="default" w:ascii="Times New Roman" w:hAnsi="Times New Roman" w:eastAsia="宋体" w:cs="Times New Roman"/>
          <w:sz w:val="22"/>
        </w:rPr>
        <w:br w:type="textWrapping"/>
      </w: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⟨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R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q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,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m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),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R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k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,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)⟩=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f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(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q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,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k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,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m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−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</w:rPr>
            <m:t>)</m:t>
          </m:r>
        </m:oMath>
      </m:oMathPara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结果</w:t>
      </w:r>
      <w:r>
        <w:rPr>
          <w:rFonts w:hint="default" w:ascii="Times New Roman" w:hAnsi="Times New Roman" w:eastAsia="宋体" w:cs="Times New Roman"/>
          <w:b/>
          <w:sz w:val="22"/>
        </w:rPr>
        <w:t>只与相对距离有关</w:t>
      </w:r>
      <w:r>
        <w:rPr>
          <w:rFonts w:hint="default" w:ascii="Times New Roman" w:hAnsi="Times New Roman" w:eastAsia="宋体" w:cs="Times New Roman"/>
          <w:sz w:val="22"/>
        </w:rPr>
        <w:t>，与绝对位置无关。</w:t>
      </w:r>
    </w:p>
    <w:p w14:paraId="0100916E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5" w:name="heading_16"/>
      <w:r>
        <w:rPr>
          <w:rFonts w:hint="default" w:ascii="Times New Roman" w:hAnsi="Times New Roman" w:eastAsia="宋体" w:cs="Times New Roman"/>
          <w:b/>
          <w:sz w:val="32"/>
        </w:rPr>
        <w:t>7. Attention score 自然包含相对位置关系</w:t>
      </w:r>
      <w:bookmarkEnd w:id="15"/>
    </w:p>
    <w:p w14:paraId="5823EFE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注意力分数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Q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rot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K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rot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sz w:val="22"/>
        </w:rPr>
        <w:br w:type="textWrapping"/>
      </w:r>
      <w:r>
        <w:rPr>
          <w:rFonts w:hint="default" w:ascii="Times New Roman" w:hAnsi="Times New Roman" w:eastAsia="宋体" w:cs="Times New Roman"/>
          <w:sz w:val="22"/>
        </w:rPr>
        <w:t>RoPE 让分数自动包含相对位置，模型无需学习即可理解序列距离。</w:t>
      </w:r>
    </w:p>
    <w:p w14:paraId="32B3FA1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252CD275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16" w:name="heading_17"/>
      <w:r>
        <w:rPr>
          <w:rFonts w:hint="default" w:ascii="Times New Roman" w:hAnsi="Times New Roman" w:eastAsia="宋体" w:cs="Times New Roman"/>
          <w:b/>
          <w:sz w:val="36"/>
        </w:rPr>
        <w:t>五、总结：为什么 RoPE 比简单的 E+pos 更巧妙？</w:t>
      </w:r>
      <w:bookmarkEnd w:id="16"/>
    </w:p>
    <w:p w14:paraId="7943CDA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不混合内容与位置</w:t>
      </w:r>
      <w:r>
        <w:rPr>
          <w:rFonts w:hint="default" w:ascii="Times New Roman" w:hAnsi="Times New Roman" w:eastAsia="宋体" w:cs="Times New Roman"/>
          <w:sz w:val="22"/>
        </w:rPr>
        <w:t>：RoPE 使用旋转，不破坏原始特征</w:t>
      </w:r>
    </w:p>
    <w:p w14:paraId="04878D72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天然建模相对位置</w:t>
      </w:r>
      <w:r>
        <w:rPr>
          <w:rFonts w:hint="default" w:ascii="Times New Roman" w:hAnsi="Times New Roman" w:eastAsia="宋体" w:cs="Times New Roman"/>
          <w:sz w:val="22"/>
        </w:rPr>
        <w:t>：点积自带相对距离，长文本更强</w:t>
      </w:r>
    </w:p>
    <w:p w14:paraId="3BA53D21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数学结构优美</w:t>
      </w:r>
      <w:r>
        <w:rPr>
          <w:rFonts w:hint="default" w:ascii="Times New Roman" w:hAnsi="Times New Roman" w:eastAsia="宋体" w:cs="Times New Roman"/>
          <w:sz w:val="22"/>
        </w:rPr>
        <w:t>：旋转具有严格几何意义</w:t>
      </w:r>
    </w:p>
    <w:p w14:paraId="3B8F797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注意力天然感知位置</w:t>
      </w:r>
      <w:r>
        <w:rPr>
          <w:rFonts w:hint="default" w:ascii="Times New Roman" w:hAnsi="Times New Roman" w:eastAsia="宋体" w:cs="Times New Roman"/>
          <w:sz w:val="22"/>
        </w:rPr>
        <w:t>：无需额外学习相对位置</w:t>
      </w:r>
    </w:p>
    <w:p w14:paraId="1A35DB5D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大模型通用</w:t>
      </w:r>
      <w:r>
        <w:rPr>
          <w:rFonts w:hint="default" w:ascii="Times New Roman" w:hAnsi="Times New Roman" w:eastAsia="宋体" w:cs="Times New Roman"/>
          <w:sz w:val="22"/>
        </w:rPr>
        <w:t>：LLaMA、ChatGLM 等全部使用 RoPE</w:t>
      </w:r>
    </w:p>
    <w:p w14:paraId="1E6A174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泛化更强</w:t>
      </w:r>
      <w:r>
        <w:rPr>
          <w:rFonts w:hint="default" w:ascii="Times New Roman" w:hAnsi="Times New Roman" w:eastAsia="宋体" w:cs="Times New Roman"/>
          <w:sz w:val="22"/>
        </w:rPr>
        <w:t>：外推能力远超 E+pos</w:t>
      </w:r>
    </w:p>
    <w:p w14:paraId="294A3C0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98F326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bookmarkStart w:id="17" w:name="heading_18"/>
      <w:r>
        <w:rPr>
          <w:rFonts w:hint="default" w:ascii="Times New Roman" w:hAnsi="Times New Roman" w:eastAsia="宋体" w:cs="Times New Roman"/>
          <w:b/>
          <w:sz w:val="36"/>
        </w:rPr>
        <w:t>六、实验结论</w:t>
      </w:r>
      <w:bookmarkEnd w:id="17"/>
    </w:p>
    <w:p w14:paraId="70095A62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本次实验完成了正弦位置编码、二维向量旋转和高维RoPE的实现，通过可视化与数值实验对比了两种位置编码的优劣。Transformer无法感知序列顺序，需依靠位置编码引入时序信息。传统E+pos正弦编码通过加法注入位置信息，实现简单，但存在内容与位置信息混杂的问题，仅能建模绝对位置，长序列泛化能力差。</w:t>
      </w:r>
    </w:p>
    <w:p w14:paraId="6DB06D30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RoPE摒弃加法模式，通过向量旋转为Q、K注入位置信息，保留了原始语义特征，实现了信息解耦。其核心优势是点积结果仅由Token相对距离决定，可让注意力天然捕捉相对位置关系。实验验证了RoPE具备优秀的相对位置建模能力，结构设计更合理、泛化能力更强，更适配长序列任务，是当前主流大模型的首选编码方式。本次实验顺利完成全部任务，掌握了两种位置编码的核心原理与差异。</w:t>
      </w:r>
    </w:p>
    <w:p w14:paraId="531E47C7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RoPE采用几何旋转的方式替代加法操作，仅对注意力机制的Q、K向量进行旋转编码，保留了原始词嵌入的语义特征，解决了信息混杂的问题。同时，RoPE编码后的Q、K点积结果仅由token相对距离决定，与绝对位置无关，可让注意力分数天然捕捉序列相对位置关系。</w:t>
      </w:r>
    </w:p>
    <w:p w14:paraId="706A1A7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6DA0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7E1E4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48FE56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1228</Words>
  <Characters>1612</Characters>
  <TotalTime>5</TotalTime>
  <ScaleCrop>false</ScaleCrop>
  <LinksUpToDate>false</LinksUpToDate>
  <CharactersWithSpaces>1739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2026-06-07T12:50:00Z</dcterms:created>
  <dc:creator>Apache POI</dc:creator>
  <cp:lastModifiedBy>大風聽莪説</cp:lastModifiedBy>
  <dcterms:modified xsi:type="dcterms:W3CDTF">2026-06-07T13:01:23Z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{"Label":"1","ContentProducer":"001191110102MACQD9K64010000","ProduceID":"7648635131392969685","ReservedCode1":"","ContentPropagator":"","PropagateID":"","ReservedCode2":""}</vt:lpwstr>
  </property>
  <property fmtid="{D5CDD505-2E9C-101B-9397-08002B2CF9AE}" pid="3" name="KSOTemplateDocerSaveRecord">
    <vt:lpwstr>eyJoZGlkIjoiZGY1YTM2NzE3MzUyMDUyMTA0ZWI5MGU5NWNhNTBhNzciLCJ1c2VySWQiOiI3MzgwNjY3NTYifQ==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012866A73FE44951B5D52DF8D2E37BF7_12</vt:lpwstr>
  </property>
</Properties>
</file>